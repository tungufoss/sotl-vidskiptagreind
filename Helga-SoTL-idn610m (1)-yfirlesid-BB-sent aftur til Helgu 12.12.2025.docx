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A02A9" w14:textId="77777777" w:rsidR="006A20DF" w:rsidRPr="00151BF5" w:rsidRDefault="006A20DF">
      <w:pPr>
        <w:pStyle w:val="BodyText"/>
        <w:rPr>
          <w:rFonts w:ascii="Times New Roman"/>
          <w:sz w:val="34"/>
          <w:lang w:val="is-IS"/>
        </w:rPr>
      </w:pPr>
    </w:p>
    <w:p w14:paraId="21C5037C" w14:textId="77777777" w:rsidR="006A20DF" w:rsidRPr="00151BF5" w:rsidRDefault="006A20DF">
      <w:pPr>
        <w:pStyle w:val="BodyText"/>
        <w:rPr>
          <w:rFonts w:ascii="Times New Roman"/>
          <w:sz w:val="34"/>
          <w:lang w:val="is-IS"/>
        </w:rPr>
      </w:pPr>
    </w:p>
    <w:p w14:paraId="1E2369B7" w14:textId="77777777" w:rsidR="006A20DF" w:rsidRPr="00151BF5" w:rsidRDefault="006A20DF">
      <w:pPr>
        <w:pStyle w:val="BodyText"/>
        <w:spacing w:before="221"/>
        <w:rPr>
          <w:rFonts w:ascii="Times New Roman"/>
          <w:sz w:val="34"/>
          <w:lang w:val="is-IS"/>
        </w:rPr>
      </w:pPr>
    </w:p>
    <w:p w14:paraId="4F9B57C3" w14:textId="77777777" w:rsidR="006A20DF" w:rsidRPr="00151BF5" w:rsidRDefault="00000000">
      <w:pPr>
        <w:pStyle w:val="Title"/>
        <w:rPr>
          <w:lang w:val="is-IS"/>
        </w:rPr>
      </w:pPr>
      <w:r w:rsidRPr="00151BF5">
        <w:rPr>
          <w:lang w:val="is-IS"/>
        </w:rPr>
        <w:t>Viðskiptagreind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brú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milli</w:t>
      </w:r>
      <w:r w:rsidRPr="00151BF5">
        <w:rPr>
          <w:spacing w:val="25"/>
          <w:lang w:val="is-IS"/>
        </w:rPr>
        <w:t xml:space="preserve"> </w:t>
      </w:r>
      <w:r w:rsidRPr="00151BF5">
        <w:rPr>
          <w:lang w:val="is-IS"/>
        </w:rPr>
        <w:t>náms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24"/>
          <w:lang w:val="is-IS"/>
        </w:rPr>
        <w:t xml:space="preserve"> </w:t>
      </w:r>
      <w:r w:rsidRPr="00151BF5">
        <w:rPr>
          <w:spacing w:val="-2"/>
          <w:lang w:val="is-IS"/>
        </w:rPr>
        <w:t>starfs</w:t>
      </w:r>
    </w:p>
    <w:p w14:paraId="1582BC38" w14:textId="535328EC" w:rsidR="006A20DF" w:rsidRPr="00151BF5" w:rsidRDefault="00000000">
      <w:pPr>
        <w:spacing w:before="277"/>
        <w:ind w:right="13"/>
        <w:jc w:val="center"/>
        <w:rPr>
          <w:rFonts w:ascii="Cambria" w:hAnsi="Cambria"/>
          <w:sz w:val="24"/>
          <w:lang w:val="is-IS"/>
        </w:rPr>
      </w:pPr>
      <w:r w:rsidRPr="00151BF5">
        <w:rPr>
          <w:rFonts w:ascii="Cambria" w:hAnsi="Cambria"/>
          <w:sz w:val="24"/>
          <w:lang w:val="is-IS"/>
        </w:rPr>
        <w:t>Helga</w:t>
      </w:r>
      <w:r w:rsidRPr="00151BF5">
        <w:rPr>
          <w:rFonts w:ascii="Cambria" w:hAnsi="Cambria"/>
          <w:spacing w:val="19"/>
          <w:sz w:val="24"/>
          <w:lang w:val="is-IS"/>
        </w:rPr>
        <w:t xml:space="preserve"> </w:t>
      </w:r>
      <w:r w:rsidRPr="00151BF5">
        <w:rPr>
          <w:rFonts w:ascii="Cambria" w:hAnsi="Cambria"/>
          <w:spacing w:val="-2"/>
          <w:sz w:val="24"/>
          <w:lang w:val="is-IS"/>
        </w:rPr>
        <w:t>Ingimundardóttir</w:t>
      </w:r>
      <w:r w:rsidR="00F34EAC">
        <w:rPr>
          <w:rFonts w:ascii="Cambria" w:hAnsi="Cambria"/>
          <w:spacing w:val="-2"/>
          <w:sz w:val="24"/>
          <w:lang w:val="is-IS"/>
        </w:rPr>
        <w:t>, lektor við Iðnaðarverkfræði-, vélaverkfræði</w:t>
      </w:r>
      <w:r w:rsidR="00060770">
        <w:rPr>
          <w:rFonts w:ascii="Cambria" w:hAnsi="Cambria"/>
          <w:spacing w:val="-2"/>
          <w:sz w:val="24"/>
          <w:lang w:val="is-IS"/>
        </w:rPr>
        <w:t>- og tölvunarfræðideild</w:t>
      </w:r>
    </w:p>
    <w:p w14:paraId="537B64CB" w14:textId="77777777" w:rsidR="006A20DF" w:rsidRPr="00151BF5" w:rsidRDefault="006A20DF">
      <w:pPr>
        <w:pStyle w:val="BodyText"/>
        <w:spacing w:before="257"/>
        <w:rPr>
          <w:rFonts w:ascii="Cambria"/>
          <w:sz w:val="24"/>
          <w:lang w:val="is-IS"/>
        </w:rPr>
      </w:pPr>
    </w:p>
    <w:p w14:paraId="3FD69F48" w14:textId="77777777" w:rsidR="006A20DF" w:rsidRPr="00151BF5" w:rsidRDefault="00000000">
      <w:pPr>
        <w:pStyle w:val="Heading1"/>
        <w:rPr>
          <w:lang w:val="is-IS"/>
        </w:rPr>
      </w:pPr>
      <w:r w:rsidRPr="00151BF5">
        <w:rPr>
          <w:spacing w:val="-2"/>
          <w:w w:val="105"/>
          <w:lang w:val="is-IS"/>
        </w:rPr>
        <w:t>Inngangur</w:t>
      </w:r>
    </w:p>
    <w:p w14:paraId="27A95756" w14:textId="77777777" w:rsidR="006A20DF" w:rsidRPr="00151BF5" w:rsidRDefault="00000000">
      <w:pPr>
        <w:pStyle w:val="BodyText"/>
        <w:spacing w:before="191" w:line="252" w:lineRule="auto"/>
        <w:ind w:left="875" w:right="887"/>
        <w:jc w:val="both"/>
        <w:rPr>
          <w:lang w:val="is-IS"/>
        </w:rPr>
      </w:pPr>
      <w:r w:rsidRPr="00151BF5">
        <w:rPr>
          <w:lang w:val="is-IS"/>
        </w:rPr>
        <w:t>Á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síðustu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árum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hefur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orðið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umtalsverð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vakning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háskólasamfélaginu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um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nýjar leiðir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efla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nám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kennslu.</w:t>
      </w:r>
      <w:r w:rsidRPr="00151BF5">
        <w:rPr>
          <w:spacing w:val="18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því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samhengi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má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nefna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alþjóðasamstarf</w:t>
      </w:r>
      <w:r w:rsidRPr="00151BF5">
        <w:rPr>
          <w:spacing w:val="-1"/>
          <w:lang w:val="is-IS"/>
        </w:rPr>
        <w:t xml:space="preserve"> </w:t>
      </w:r>
      <w:commentRangeStart w:id="0"/>
      <w:r w:rsidRPr="00151BF5">
        <w:rPr>
          <w:lang w:val="is-IS"/>
        </w:rPr>
        <w:t>há- skóla</w:t>
      </w:r>
      <w:commentRangeEnd w:id="0"/>
      <w:r w:rsidR="00C755BF">
        <w:rPr>
          <w:rStyle w:val="CommentReference"/>
        </w:rPr>
        <w:commentReference w:id="0"/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Aurora-samstarfinu, aukna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áherslu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gervigreind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námi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 xml:space="preserve">kennslu, og </w:t>
      </w:r>
      <w:r w:rsidRPr="00151BF5">
        <w:rPr>
          <w:spacing w:val="-4"/>
          <w:lang w:val="is-IS"/>
        </w:rPr>
        <w:t>síaukin umræða um hvernig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námshæfni tengist atvinnulífinu.</w:t>
      </w:r>
      <w:r w:rsidRPr="00151BF5">
        <w:rPr>
          <w:spacing w:val="23"/>
          <w:lang w:val="is-IS"/>
        </w:rPr>
        <w:t xml:space="preserve"> </w:t>
      </w:r>
      <w:r w:rsidRPr="00151BF5">
        <w:rPr>
          <w:spacing w:val="-4"/>
          <w:lang w:val="is-IS"/>
        </w:rPr>
        <w:t xml:space="preserve">Í íslensku háskóla- </w:t>
      </w:r>
      <w:r w:rsidRPr="00151BF5">
        <w:rPr>
          <w:spacing w:val="-2"/>
          <w:lang w:val="is-IS"/>
        </w:rPr>
        <w:t>samfélagi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eru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kennarar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hvattir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til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prófa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nýjar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aðferðir,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brjóta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upp</w:t>
      </w:r>
      <w:r w:rsidRPr="00151BF5">
        <w:rPr>
          <w:spacing w:val="-7"/>
          <w:lang w:val="is-IS"/>
        </w:rPr>
        <w:t xml:space="preserve"> </w:t>
      </w:r>
      <w:proofErr w:type="spellStart"/>
      <w:r w:rsidRPr="00151BF5">
        <w:rPr>
          <w:spacing w:val="-2"/>
          <w:lang w:val="is-IS"/>
        </w:rPr>
        <w:t>hefðbundn</w:t>
      </w:r>
      <w:proofErr w:type="spellEnd"/>
      <w:r w:rsidRPr="00151BF5">
        <w:rPr>
          <w:spacing w:val="-2"/>
          <w:lang w:val="is-IS"/>
        </w:rPr>
        <w:t xml:space="preserve">- </w:t>
      </w:r>
      <w:proofErr w:type="spellStart"/>
      <w:r w:rsidRPr="00151BF5">
        <w:rPr>
          <w:spacing w:val="-4"/>
          <w:lang w:val="is-IS"/>
        </w:rPr>
        <w:t>ar</w:t>
      </w:r>
      <w:proofErr w:type="spellEnd"/>
      <w:r w:rsidRPr="00151BF5">
        <w:rPr>
          <w:spacing w:val="-4"/>
          <w:lang w:val="is-IS"/>
        </w:rPr>
        <w:t xml:space="preserve"> fyrirlestraraðferðir og skapa námsumhverfi sem endurspeglar bæði fræðilegan </w:t>
      </w:r>
      <w:r w:rsidRPr="00151BF5">
        <w:rPr>
          <w:lang w:val="is-IS"/>
        </w:rPr>
        <w:t>grunn og raunveruleg viðfangsefni.</w:t>
      </w:r>
    </w:p>
    <w:p w14:paraId="26885157" w14:textId="51560E48" w:rsidR="006A20DF" w:rsidRPr="00151BF5" w:rsidRDefault="00000000">
      <w:pPr>
        <w:pStyle w:val="BodyText"/>
        <w:spacing w:before="3" w:line="252" w:lineRule="auto"/>
        <w:ind w:left="875" w:right="888" w:firstLine="298"/>
        <w:jc w:val="both"/>
        <w:rPr>
          <w:lang w:val="is-IS"/>
        </w:rPr>
      </w:pPr>
      <w:r w:rsidRPr="00151BF5">
        <w:rPr>
          <w:lang w:val="is-IS"/>
        </w:rPr>
        <w:t xml:space="preserve">Í þessari grein er sagt frá reynslu minni af að taka við námskeiði í við- </w:t>
      </w:r>
      <w:r w:rsidRPr="00151BF5">
        <w:rPr>
          <w:spacing w:val="-2"/>
          <w:lang w:val="is-IS"/>
        </w:rPr>
        <w:t>skiptagreind,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endurskoða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skipulag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þess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móta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nálgun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tengir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kennslufræði </w:t>
      </w:r>
      <w:r w:rsidRPr="00151BF5">
        <w:rPr>
          <w:spacing w:val="-4"/>
          <w:lang w:val="is-IS"/>
        </w:rPr>
        <w:t>við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áskoranir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atvinnulífsins.</w:t>
      </w:r>
      <w:r w:rsidRPr="00151BF5">
        <w:rPr>
          <w:spacing w:val="26"/>
          <w:lang w:val="is-IS"/>
        </w:rPr>
        <w:t xml:space="preserve"> </w:t>
      </w:r>
      <w:r w:rsidRPr="00151BF5">
        <w:rPr>
          <w:spacing w:val="-4"/>
          <w:lang w:val="is-IS"/>
        </w:rPr>
        <w:t>Reynslan sýnir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hvernig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kennari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sem kemur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aftur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 xml:space="preserve">inn </w:t>
      </w:r>
      <w:r w:rsidRPr="00151BF5">
        <w:rPr>
          <w:lang w:val="is-IS"/>
        </w:rPr>
        <w:t xml:space="preserve">í háskólakennslu eftir áratug utan akademíunnar getur sótt innblástur í nýjar </w:t>
      </w:r>
      <w:r w:rsidRPr="00151BF5">
        <w:rPr>
          <w:spacing w:val="-4"/>
          <w:lang w:val="is-IS"/>
        </w:rPr>
        <w:t>kennsluaðferðir, tileinkað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4"/>
          <w:lang w:val="is-IS"/>
        </w:rPr>
        <w:t>sér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4"/>
          <w:lang w:val="is-IS"/>
        </w:rPr>
        <w:t>þær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4"/>
          <w:lang w:val="is-IS"/>
        </w:rPr>
        <w:t>og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4"/>
          <w:lang w:val="is-IS"/>
        </w:rPr>
        <w:t>aðlagað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4"/>
          <w:lang w:val="is-IS"/>
        </w:rPr>
        <w:t>að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4"/>
          <w:lang w:val="is-IS"/>
        </w:rPr>
        <w:t>eigin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4"/>
          <w:lang w:val="is-IS"/>
        </w:rPr>
        <w:t>bakgrunni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4"/>
          <w:lang w:val="is-IS"/>
        </w:rPr>
        <w:t>og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4"/>
          <w:lang w:val="is-IS"/>
        </w:rPr>
        <w:t xml:space="preserve">reynsluheimi. </w:t>
      </w:r>
      <w:r w:rsidRPr="00151BF5">
        <w:rPr>
          <w:lang w:val="is-IS"/>
        </w:rPr>
        <w:t>Markmiðið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gera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námskeiðið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bæði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hagnýtt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fyrir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raunhæft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í tengslum við þær aðstæður sem bíða þeirra að loknu námi.</w:t>
      </w:r>
    </w:p>
    <w:p w14:paraId="56A53AF0" w14:textId="77777777" w:rsidR="006A20DF" w:rsidRPr="00151BF5" w:rsidRDefault="006A20DF">
      <w:pPr>
        <w:pStyle w:val="BodyText"/>
        <w:spacing w:before="113"/>
        <w:rPr>
          <w:lang w:val="is-IS"/>
        </w:rPr>
      </w:pPr>
    </w:p>
    <w:p w14:paraId="1BD2FC34" w14:textId="77777777" w:rsidR="006A20DF" w:rsidRPr="00151BF5" w:rsidRDefault="00000000">
      <w:pPr>
        <w:pStyle w:val="Heading1"/>
        <w:rPr>
          <w:lang w:val="is-IS"/>
        </w:rPr>
      </w:pPr>
      <w:r w:rsidRPr="00151BF5">
        <w:rPr>
          <w:w w:val="105"/>
          <w:lang w:val="is-IS"/>
        </w:rPr>
        <w:t>Aðstæður</w:t>
      </w:r>
      <w:r w:rsidRPr="00151BF5">
        <w:rPr>
          <w:spacing w:val="38"/>
          <w:w w:val="105"/>
          <w:lang w:val="is-IS"/>
        </w:rPr>
        <w:t xml:space="preserve"> </w:t>
      </w:r>
      <w:r w:rsidRPr="00151BF5">
        <w:rPr>
          <w:w w:val="105"/>
          <w:lang w:val="is-IS"/>
        </w:rPr>
        <w:t>og</w:t>
      </w:r>
      <w:r w:rsidRPr="00151BF5">
        <w:rPr>
          <w:spacing w:val="38"/>
          <w:w w:val="105"/>
          <w:lang w:val="is-IS"/>
        </w:rPr>
        <w:t xml:space="preserve"> </w:t>
      </w:r>
      <w:r w:rsidRPr="00151BF5">
        <w:rPr>
          <w:spacing w:val="-2"/>
          <w:w w:val="105"/>
          <w:lang w:val="is-IS"/>
        </w:rPr>
        <w:t>áskoranir</w:t>
      </w:r>
    </w:p>
    <w:p w14:paraId="082229C4" w14:textId="28DCA8EF" w:rsidR="006A20DF" w:rsidRPr="00DA41BC" w:rsidRDefault="00000000">
      <w:pPr>
        <w:pStyle w:val="BodyText"/>
        <w:spacing w:before="188" w:line="252" w:lineRule="auto"/>
        <w:ind w:left="875" w:right="888"/>
        <w:jc w:val="both"/>
        <w:rPr>
          <w:lang w:val="is-IS"/>
        </w:rPr>
      </w:pPr>
      <w:r w:rsidRPr="00060770">
        <w:rPr>
          <w:i/>
          <w:lang w:val="is-IS"/>
        </w:rPr>
        <w:t xml:space="preserve">Viðskiptagreind </w:t>
      </w:r>
      <w:r w:rsidRPr="00DA41BC">
        <w:rPr>
          <w:lang w:val="is-IS"/>
        </w:rPr>
        <w:t>(</w:t>
      </w:r>
      <w:r w:rsidR="00DA41BC" w:rsidRPr="00DA41BC">
        <w:rPr>
          <w:lang w:val="is-IS"/>
        </w:rPr>
        <w:t xml:space="preserve">e. </w:t>
      </w:r>
      <w:proofErr w:type="spellStart"/>
      <w:r w:rsidRPr="00060770">
        <w:rPr>
          <w:iCs/>
          <w:lang w:val="is-IS"/>
        </w:rPr>
        <w:t>business</w:t>
      </w:r>
      <w:proofErr w:type="spellEnd"/>
      <w:r w:rsidRPr="00060770">
        <w:rPr>
          <w:iCs/>
          <w:lang w:val="is-IS"/>
        </w:rPr>
        <w:t xml:space="preserve"> </w:t>
      </w:r>
      <w:proofErr w:type="spellStart"/>
      <w:r w:rsidRPr="00060770">
        <w:rPr>
          <w:iCs/>
          <w:lang w:val="is-IS"/>
        </w:rPr>
        <w:t>intelligence</w:t>
      </w:r>
      <w:proofErr w:type="spellEnd"/>
      <w:r w:rsidRPr="00DA41BC">
        <w:rPr>
          <w:lang w:val="is-IS"/>
        </w:rPr>
        <w:t>) er fræðasvið sem sameinar gagnagreiningu, upplýsingatækni og viðskiptafræðilegar ákvarðanir.</w:t>
      </w:r>
      <w:r w:rsidRPr="00DA41BC">
        <w:rPr>
          <w:spacing w:val="40"/>
          <w:lang w:val="is-IS"/>
        </w:rPr>
        <w:t xml:space="preserve"> </w:t>
      </w:r>
      <w:r w:rsidRPr="00DA41BC">
        <w:rPr>
          <w:lang w:val="is-IS"/>
        </w:rPr>
        <w:t>Hún felst í að safna,</w:t>
      </w:r>
      <w:r w:rsidRPr="00DA41BC">
        <w:rPr>
          <w:spacing w:val="-10"/>
          <w:lang w:val="is-IS"/>
        </w:rPr>
        <w:t xml:space="preserve"> </w:t>
      </w:r>
      <w:r w:rsidRPr="00DA41BC">
        <w:rPr>
          <w:lang w:val="is-IS"/>
        </w:rPr>
        <w:t>greina</w:t>
      </w:r>
      <w:r w:rsidRPr="00DA41BC">
        <w:rPr>
          <w:spacing w:val="-11"/>
          <w:lang w:val="is-IS"/>
        </w:rPr>
        <w:t xml:space="preserve"> </w:t>
      </w:r>
      <w:r w:rsidRPr="00DA41BC">
        <w:rPr>
          <w:lang w:val="is-IS"/>
        </w:rPr>
        <w:t>og</w:t>
      </w:r>
      <w:r w:rsidRPr="00DA41BC">
        <w:rPr>
          <w:spacing w:val="-11"/>
          <w:lang w:val="is-IS"/>
        </w:rPr>
        <w:t xml:space="preserve"> </w:t>
      </w:r>
      <w:r w:rsidRPr="00DA41BC">
        <w:rPr>
          <w:lang w:val="is-IS"/>
        </w:rPr>
        <w:t>túlka</w:t>
      </w:r>
      <w:r w:rsidRPr="00DA41BC">
        <w:rPr>
          <w:spacing w:val="-11"/>
          <w:lang w:val="is-IS"/>
        </w:rPr>
        <w:t xml:space="preserve"> </w:t>
      </w:r>
      <w:r w:rsidRPr="00DA41BC">
        <w:rPr>
          <w:lang w:val="is-IS"/>
        </w:rPr>
        <w:t>gögn</w:t>
      </w:r>
      <w:r w:rsidRPr="00DA41BC">
        <w:rPr>
          <w:spacing w:val="-11"/>
          <w:lang w:val="is-IS"/>
        </w:rPr>
        <w:t xml:space="preserve"> </w:t>
      </w:r>
      <w:r w:rsidRPr="00DA41BC">
        <w:rPr>
          <w:lang w:val="is-IS"/>
        </w:rPr>
        <w:t>til</w:t>
      </w:r>
      <w:r w:rsidRPr="00DA41BC">
        <w:rPr>
          <w:spacing w:val="-11"/>
          <w:lang w:val="is-IS"/>
        </w:rPr>
        <w:t xml:space="preserve"> </w:t>
      </w:r>
      <w:r w:rsidRPr="00DA41BC">
        <w:rPr>
          <w:lang w:val="is-IS"/>
        </w:rPr>
        <w:t>að</w:t>
      </w:r>
      <w:r w:rsidRPr="00DA41BC">
        <w:rPr>
          <w:spacing w:val="-11"/>
          <w:lang w:val="is-IS"/>
        </w:rPr>
        <w:t xml:space="preserve"> </w:t>
      </w:r>
      <w:r w:rsidRPr="00DA41BC">
        <w:rPr>
          <w:lang w:val="is-IS"/>
        </w:rPr>
        <w:t>styðja</w:t>
      </w:r>
      <w:r w:rsidRPr="00DA41BC">
        <w:rPr>
          <w:spacing w:val="-11"/>
          <w:lang w:val="is-IS"/>
        </w:rPr>
        <w:t xml:space="preserve"> </w:t>
      </w:r>
      <w:r w:rsidRPr="00DA41BC">
        <w:rPr>
          <w:lang w:val="is-IS"/>
        </w:rPr>
        <w:t>stefnumótun</w:t>
      </w:r>
      <w:r w:rsidRPr="00DA41BC">
        <w:rPr>
          <w:spacing w:val="-10"/>
          <w:lang w:val="is-IS"/>
        </w:rPr>
        <w:t xml:space="preserve"> </w:t>
      </w:r>
      <w:r w:rsidRPr="00DA41BC">
        <w:rPr>
          <w:lang w:val="is-IS"/>
        </w:rPr>
        <w:t>og</w:t>
      </w:r>
      <w:r w:rsidRPr="00DA41BC">
        <w:rPr>
          <w:spacing w:val="-11"/>
          <w:lang w:val="is-IS"/>
        </w:rPr>
        <w:t xml:space="preserve"> </w:t>
      </w:r>
      <w:r w:rsidRPr="00DA41BC">
        <w:rPr>
          <w:lang w:val="is-IS"/>
        </w:rPr>
        <w:t>daglega</w:t>
      </w:r>
      <w:r w:rsidRPr="00DA41BC">
        <w:rPr>
          <w:spacing w:val="-11"/>
          <w:lang w:val="is-IS"/>
        </w:rPr>
        <w:t xml:space="preserve"> </w:t>
      </w:r>
      <w:r w:rsidRPr="00DA41BC">
        <w:rPr>
          <w:lang w:val="is-IS"/>
        </w:rPr>
        <w:t>ákvarðanatöku fyrirtækja.</w:t>
      </w:r>
      <w:r w:rsidRPr="00DA41BC">
        <w:rPr>
          <w:spacing w:val="10"/>
          <w:lang w:val="is-IS"/>
        </w:rPr>
        <w:t xml:space="preserve"> </w:t>
      </w:r>
      <w:r w:rsidRPr="00DA41BC">
        <w:rPr>
          <w:lang w:val="is-IS"/>
        </w:rPr>
        <w:t>Þetta</w:t>
      </w:r>
      <w:r w:rsidRPr="00DA41BC">
        <w:rPr>
          <w:spacing w:val="-8"/>
          <w:lang w:val="is-IS"/>
        </w:rPr>
        <w:t xml:space="preserve"> </w:t>
      </w:r>
      <w:r w:rsidRPr="00DA41BC">
        <w:rPr>
          <w:lang w:val="is-IS"/>
        </w:rPr>
        <w:t>er</w:t>
      </w:r>
      <w:r w:rsidRPr="00DA41BC">
        <w:rPr>
          <w:spacing w:val="-9"/>
          <w:lang w:val="is-IS"/>
        </w:rPr>
        <w:t xml:space="preserve"> </w:t>
      </w:r>
      <w:r w:rsidRPr="00DA41BC">
        <w:rPr>
          <w:lang w:val="is-IS"/>
        </w:rPr>
        <w:t>svið</w:t>
      </w:r>
      <w:r w:rsidRPr="00DA41BC">
        <w:rPr>
          <w:spacing w:val="-9"/>
          <w:lang w:val="is-IS"/>
        </w:rPr>
        <w:t xml:space="preserve"> </w:t>
      </w:r>
      <w:r w:rsidRPr="00DA41BC">
        <w:rPr>
          <w:lang w:val="is-IS"/>
        </w:rPr>
        <w:t>sem</w:t>
      </w:r>
      <w:r w:rsidRPr="00DA41BC">
        <w:rPr>
          <w:spacing w:val="-8"/>
          <w:lang w:val="is-IS"/>
        </w:rPr>
        <w:t xml:space="preserve"> </w:t>
      </w:r>
      <w:r w:rsidRPr="00DA41BC">
        <w:rPr>
          <w:lang w:val="is-IS"/>
        </w:rPr>
        <w:t>hefur</w:t>
      </w:r>
      <w:r w:rsidRPr="00DA41BC">
        <w:rPr>
          <w:spacing w:val="-9"/>
          <w:lang w:val="is-IS"/>
        </w:rPr>
        <w:t xml:space="preserve"> </w:t>
      </w:r>
      <w:r w:rsidRPr="00DA41BC">
        <w:rPr>
          <w:lang w:val="is-IS"/>
        </w:rPr>
        <w:t>vaxið</w:t>
      </w:r>
      <w:r w:rsidRPr="00DA41BC">
        <w:rPr>
          <w:spacing w:val="-8"/>
          <w:lang w:val="is-IS"/>
        </w:rPr>
        <w:t xml:space="preserve"> </w:t>
      </w:r>
      <w:r w:rsidRPr="00DA41BC">
        <w:rPr>
          <w:lang w:val="is-IS"/>
        </w:rPr>
        <w:t>ört,</w:t>
      </w:r>
      <w:r w:rsidRPr="00DA41BC">
        <w:rPr>
          <w:spacing w:val="-7"/>
          <w:lang w:val="is-IS"/>
        </w:rPr>
        <w:t xml:space="preserve"> </w:t>
      </w:r>
      <w:r w:rsidRPr="00DA41BC">
        <w:rPr>
          <w:lang w:val="is-IS"/>
        </w:rPr>
        <w:t>bæði</w:t>
      </w:r>
      <w:r w:rsidRPr="00DA41BC">
        <w:rPr>
          <w:spacing w:val="-8"/>
          <w:lang w:val="is-IS"/>
        </w:rPr>
        <w:t xml:space="preserve"> </w:t>
      </w:r>
      <w:r w:rsidRPr="00DA41BC">
        <w:rPr>
          <w:lang w:val="is-IS"/>
        </w:rPr>
        <w:t>í</w:t>
      </w:r>
      <w:r w:rsidRPr="00DA41BC">
        <w:rPr>
          <w:spacing w:val="-9"/>
          <w:lang w:val="is-IS"/>
        </w:rPr>
        <w:t xml:space="preserve"> </w:t>
      </w:r>
      <w:r w:rsidRPr="00DA41BC">
        <w:rPr>
          <w:lang w:val="is-IS"/>
        </w:rPr>
        <w:t>íslensku</w:t>
      </w:r>
      <w:r w:rsidRPr="00DA41BC">
        <w:rPr>
          <w:spacing w:val="-8"/>
          <w:lang w:val="is-IS"/>
        </w:rPr>
        <w:t xml:space="preserve"> </w:t>
      </w:r>
      <w:r w:rsidRPr="00DA41BC">
        <w:rPr>
          <w:lang w:val="is-IS"/>
        </w:rPr>
        <w:t>og</w:t>
      </w:r>
      <w:r w:rsidRPr="00DA41BC">
        <w:rPr>
          <w:spacing w:val="-8"/>
          <w:lang w:val="is-IS"/>
        </w:rPr>
        <w:t xml:space="preserve"> </w:t>
      </w:r>
      <w:r w:rsidRPr="00DA41BC">
        <w:rPr>
          <w:lang w:val="is-IS"/>
        </w:rPr>
        <w:t>alþjóðlegu</w:t>
      </w:r>
      <w:r w:rsidRPr="00DA41BC">
        <w:rPr>
          <w:spacing w:val="-8"/>
          <w:lang w:val="is-IS"/>
        </w:rPr>
        <w:t xml:space="preserve"> </w:t>
      </w:r>
      <w:r w:rsidRPr="00DA41BC">
        <w:rPr>
          <w:lang w:val="is-IS"/>
        </w:rPr>
        <w:t xml:space="preserve">samhengi, og kallar á fagfólk sem getur tengt saman tæknilega hæfni og skilning á </w:t>
      </w:r>
      <w:r w:rsidRPr="00DA41BC">
        <w:rPr>
          <w:spacing w:val="-2"/>
          <w:lang w:val="is-IS"/>
        </w:rPr>
        <w:t>viðskiptaumhverfi.</w:t>
      </w:r>
    </w:p>
    <w:p w14:paraId="21A8F3A3" w14:textId="47016AC6" w:rsidR="006A20DF" w:rsidRPr="00151BF5" w:rsidRDefault="00000000">
      <w:pPr>
        <w:pStyle w:val="BodyText"/>
        <w:spacing w:before="3" w:line="252" w:lineRule="auto"/>
        <w:ind w:left="875" w:right="888" w:firstLine="298"/>
        <w:jc w:val="both"/>
        <w:rPr>
          <w:lang w:val="is-IS"/>
        </w:rPr>
      </w:pPr>
      <w:r w:rsidRPr="00151BF5">
        <w:rPr>
          <w:lang w:val="is-IS"/>
        </w:rPr>
        <w:t>Ég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hafði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kennt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háskólastigi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áður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en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sneri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frá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akademíu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tæpan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 xml:space="preserve">áratug. </w:t>
      </w:r>
      <w:r w:rsidRPr="00151BF5">
        <w:rPr>
          <w:spacing w:val="-2"/>
          <w:lang w:val="is-IS"/>
        </w:rPr>
        <w:t>Þegar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ég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kom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aftur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stundakennari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blasti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við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nýr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veruleiki</w:t>
      </w:r>
      <w:r w:rsidR="00DA41BC">
        <w:rPr>
          <w:spacing w:val="-2"/>
          <w:lang w:val="is-IS"/>
        </w:rPr>
        <w:t>;</w:t>
      </w:r>
      <w:r w:rsidRPr="00151BF5">
        <w:rPr>
          <w:spacing w:val="4"/>
          <w:lang w:val="is-IS"/>
        </w:rPr>
        <w:t xml:space="preserve"> </w:t>
      </w:r>
      <w:r w:rsidRPr="00151BF5">
        <w:rPr>
          <w:spacing w:val="-2"/>
          <w:lang w:val="is-IS"/>
        </w:rPr>
        <w:t xml:space="preserve">umsjónarkennari </w:t>
      </w:r>
      <w:r w:rsidRPr="00151BF5">
        <w:rPr>
          <w:lang w:val="is-IS"/>
        </w:rPr>
        <w:t>námskeiðsins var í rannsóknaleyfi erlendis og, líkt og margir stundakennarar, starfaði ég annars staðar og átti því fá tækifæri til óformlegra samræðna um kennslu.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Ég var að mörgu leyti ein</w:t>
      </w:r>
      <w:r w:rsidR="00DA41BC">
        <w:rPr>
          <w:lang w:val="is-IS"/>
        </w:rPr>
        <w:t>a</w:t>
      </w:r>
      <w:r w:rsidRPr="00151BF5">
        <w:rPr>
          <w:lang w:val="is-IS"/>
        </w:rPr>
        <w:t>ngruð, en ákvað að gera mitt besta með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því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byggja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námskeiðið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upp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út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frá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minni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reynslu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úr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atvinnulífinu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–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þannig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að kennslan yrði bæði mér áreynslulítil og nemendum til gagns.</w:t>
      </w:r>
    </w:p>
    <w:p w14:paraId="699766DD" w14:textId="061862B9" w:rsidR="006A20DF" w:rsidRPr="00151BF5" w:rsidRDefault="00000000">
      <w:pPr>
        <w:spacing w:before="3" w:line="249" w:lineRule="auto"/>
        <w:ind w:left="875" w:right="832" w:firstLine="298"/>
        <w:jc w:val="both"/>
        <w:rPr>
          <w:sz w:val="20"/>
          <w:lang w:val="is-IS"/>
        </w:rPr>
      </w:pPr>
      <w:r w:rsidRPr="00151BF5">
        <w:rPr>
          <w:sz w:val="20"/>
          <w:lang w:val="is-IS"/>
        </w:rPr>
        <w:t xml:space="preserve">Námskeiðið hafði nýlega verið stofnað og byggði á blöndu af </w:t>
      </w:r>
      <w:proofErr w:type="spellStart"/>
      <w:r w:rsidRPr="00151BF5">
        <w:rPr>
          <w:sz w:val="20"/>
          <w:lang w:val="is-IS"/>
        </w:rPr>
        <w:t>kennsluað</w:t>
      </w:r>
      <w:proofErr w:type="spellEnd"/>
      <w:r w:rsidRPr="00151BF5">
        <w:rPr>
          <w:sz w:val="20"/>
          <w:lang w:val="is-IS"/>
        </w:rPr>
        <w:t>- ferðum</w:t>
      </w:r>
      <w:r w:rsidR="001B3504">
        <w:rPr>
          <w:sz w:val="20"/>
          <w:lang w:val="is-IS"/>
        </w:rPr>
        <w:t>;</w:t>
      </w:r>
      <w:r w:rsidRPr="00151BF5">
        <w:rPr>
          <w:sz w:val="20"/>
          <w:lang w:val="is-IS"/>
        </w:rPr>
        <w:t xml:space="preserve"> hópavinnu </w:t>
      </w:r>
      <w:r w:rsidRPr="00DA41BC">
        <w:rPr>
          <w:sz w:val="20"/>
          <w:lang w:val="is-IS"/>
        </w:rPr>
        <w:t xml:space="preserve">samkvæmt </w:t>
      </w:r>
      <w:r w:rsidRPr="00060770">
        <w:rPr>
          <w:i/>
          <w:sz w:val="20"/>
          <w:lang w:val="is-IS"/>
        </w:rPr>
        <w:t xml:space="preserve">teymisnámi </w:t>
      </w:r>
      <w:r w:rsidRPr="00DA41BC">
        <w:rPr>
          <w:sz w:val="20"/>
          <w:lang w:val="is-IS"/>
        </w:rPr>
        <w:t>(</w:t>
      </w:r>
      <w:r w:rsidR="00DA41BC">
        <w:rPr>
          <w:sz w:val="20"/>
          <w:lang w:val="is-IS"/>
        </w:rPr>
        <w:t xml:space="preserve">e. </w:t>
      </w:r>
      <w:r w:rsidRPr="00060770">
        <w:rPr>
          <w:iCs/>
          <w:sz w:val="20"/>
          <w:lang w:val="is-IS"/>
        </w:rPr>
        <w:t>Team-</w:t>
      </w:r>
      <w:proofErr w:type="spellStart"/>
      <w:r w:rsidRPr="00060770">
        <w:rPr>
          <w:iCs/>
          <w:sz w:val="20"/>
          <w:lang w:val="is-IS"/>
        </w:rPr>
        <w:t>Based</w:t>
      </w:r>
      <w:proofErr w:type="spellEnd"/>
      <w:r w:rsidRPr="00060770">
        <w:rPr>
          <w:iCs/>
          <w:sz w:val="20"/>
          <w:lang w:val="is-IS"/>
        </w:rPr>
        <w:t xml:space="preserve"> </w:t>
      </w:r>
      <w:proofErr w:type="spellStart"/>
      <w:r w:rsidRPr="00060770">
        <w:rPr>
          <w:iCs/>
          <w:sz w:val="20"/>
          <w:lang w:val="is-IS"/>
        </w:rPr>
        <w:t>Learning</w:t>
      </w:r>
      <w:proofErr w:type="spellEnd"/>
      <w:r w:rsidRPr="00DA41BC">
        <w:rPr>
          <w:sz w:val="20"/>
          <w:lang w:val="is-IS"/>
        </w:rPr>
        <w:t xml:space="preserve">, TBL), </w:t>
      </w:r>
      <w:r w:rsidR="005255F1" w:rsidRPr="000D0B51">
        <w:rPr>
          <w:i/>
          <w:iCs/>
          <w:sz w:val="20"/>
          <w:lang w:val="is-IS"/>
        </w:rPr>
        <w:t xml:space="preserve">lausnaleitarnámi </w:t>
      </w:r>
      <w:r w:rsidRPr="00DA41BC">
        <w:rPr>
          <w:sz w:val="20"/>
          <w:lang w:val="is-IS"/>
        </w:rPr>
        <w:t>(</w:t>
      </w:r>
      <w:r w:rsidR="00DA41BC">
        <w:rPr>
          <w:sz w:val="20"/>
          <w:lang w:val="is-IS"/>
        </w:rPr>
        <w:t xml:space="preserve">e. </w:t>
      </w:r>
      <w:proofErr w:type="spellStart"/>
      <w:r w:rsidRPr="00060770">
        <w:rPr>
          <w:iCs/>
          <w:sz w:val="20"/>
          <w:lang w:val="is-IS"/>
        </w:rPr>
        <w:t>Problem-Based</w:t>
      </w:r>
      <w:proofErr w:type="spellEnd"/>
      <w:r w:rsidRPr="00060770">
        <w:rPr>
          <w:iCs/>
          <w:sz w:val="20"/>
          <w:lang w:val="is-IS"/>
        </w:rPr>
        <w:t xml:space="preserve"> </w:t>
      </w:r>
      <w:proofErr w:type="spellStart"/>
      <w:r w:rsidRPr="00060770">
        <w:rPr>
          <w:iCs/>
          <w:sz w:val="20"/>
          <w:lang w:val="is-IS"/>
        </w:rPr>
        <w:t>Learning</w:t>
      </w:r>
      <w:proofErr w:type="spellEnd"/>
      <w:r w:rsidRPr="00DA41BC">
        <w:rPr>
          <w:sz w:val="20"/>
          <w:lang w:val="is-IS"/>
        </w:rPr>
        <w:t xml:space="preserve">, PBL) og </w:t>
      </w:r>
      <w:r w:rsidRPr="00060770">
        <w:rPr>
          <w:i/>
          <w:sz w:val="20"/>
          <w:lang w:val="is-IS"/>
        </w:rPr>
        <w:t xml:space="preserve">vendikennslu </w:t>
      </w:r>
      <w:r w:rsidRPr="00DA41BC">
        <w:rPr>
          <w:sz w:val="20"/>
          <w:lang w:val="is-IS"/>
        </w:rPr>
        <w:t>(</w:t>
      </w:r>
      <w:r w:rsidR="00DA41BC">
        <w:rPr>
          <w:sz w:val="20"/>
          <w:lang w:val="is-IS"/>
        </w:rPr>
        <w:t xml:space="preserve">e. </w:t>
      </w:r>
      <w:proofErr w:type="spellStart"/>
      <w:r w:rsidRPr="00060770">
        <w:rPr>
          <w:iCs/>
          <w:sz w:val="20"/>
          <w:lang w:val="is-IS"/>
        </w:rPr>
        <w:t>flipped</w:t>
      </w:r>
      <w:proofErr w:type="spellEnd"/>
      <w:r w:rsidRPr="00060770">
        <w:rPr>
          <w:iCs/>
          <w:sz w:val="20"/>
          <w:lang w:val="is-IS"/>
        </w:rPr>
        <w:t xml:space="preserve"> </w:t>
      </w:r>
      <w:proofErr w:type="spellStart"/>
      <w:r w:rsidRPr="00060770">
        <w:rPr>
          <w:iCs/>
          <w:sz w:val="20"/>
          <w:lang w:val="is-IS"/>
        </w:rPr>
        <w:t>classroom</w:t>
      </w:r>
      <w:proofErr w:type="spellEnd"/>
      <w:r w:rsidRPr="00DA41BC">
        <w:rPr>
          <w:sz w:val="20"/>
          <w:lang w:val="is-IS"/>
        </w:rPr>
        <w:t>).</w:t>
      </w:r>
      <w:r w:rsidRPr="00DA41BC">
        <w:rPr>
          <w:spacing w:val="80"/>
          <w:sz w:val="20"/>
          <w:lang w:val="is-IS"/>
        </w:rPr>
        <w:t xml:space="preserve"> </w:t>
      </w:r>
      <w:r w:rsidRPr="00DA41BC">
        <w:rPr>
          <w:sz w:val="20"/>
          <w:lang w:val="is-IS"/>
        </w:rPr>
        <w:t>Fyrir</w:t>
      </w:r>
      <w:r w:rsidRPr="00DA41BC">
        <w:rPr>
          <w:spacing w:val="38"/>
          <w:sz w:val="20"/>
          <w:lang w:val="is-IS"/>
        </w:rPr>
        <w:t xml:space="preserve"> </w:t>
      </w:r>
      <w:r w:rsidRPr="00DA41BC">
        <w:rPr>
          <w:sz w:val="20"/>
          <w:lang w:val="is-IS"/>
        </w:rPr>
        <w:t>mig</w:t>
      </w:r>
      <w:r w:rsidRPr="00DA41BC">
        <w:rPr>
          <w:spacing w:val="38"/>
          <w:sz w:val="20"/>
          <w:lang w:val="is-IS"/>
        </w:rPr>
        <w:t xml:space="preserve"> </w:t>
      </w:r>
      <w:r w:rsidRPr="00DA41BC">
        <w:rPr>
          <w:sz w:val="20"/>
          <w:lang w:val="is-IS"/>
        </w:rPr>
        <w:t>var</w:t>
      </w:r>
      <w:r w:rsidRPr="00DA41BC">
        <w:rPr>
          <w:spacing w:val="38"/>
          <w:sz w:val="20"/>
          <w:lang w:val="is-IS"/>
        </w:rPr>
        <w:t xml:space="preserve"> </w:t>
      </w:r>
      <w:r w:rsidRPr="00DA41BC">
        <w:rPr>
          <w:sz w:val="20"/>
          <w:lang w:val="is-IS"/>
        </w:rPr>
        <w:t>þetta</w:t>
      </w:r>
      <w:r w:rsidRPr="00DA41BC">
        <w:rPr>
          <w:spacing w:val="38"/>
          <w:sz w:val="20"/>
          <w:lang w:val="is-IS"/>
        </w:rPr>
        <w:t xml:space="preserve"> </w:t>
      </w:r>
      <w:r w:rsidRPr="00DA41BC">
        <w:rPr>
          <w:sz w:val="20"/>
          <w:lang w:val="is-IS"/>
        </w:rPr>
        <w:t>nýtt</w:t>
      </w:r>
      <w:r w:rsidRPr="00DA41BC">
        <w:rPr>
          <w:spacing w:val="38"/>
          <w:sz w:val="20"/>
          <w:lang w:val="is-IS"/>
        </w:rPr>
        <w:t xml:space="preserve"> </w:t>
      </w:r>
      <w:r w:rsidRPr="00DA41BC">
        <w:rPr>
          <w:sz w:val="20"/>
          <w:lang w:val="is-IS"/>
        </w:rPr>
        <w:t>umhverfi</w:t>
      </w:r>
      <w:r w:rsidRPr="00151BF5">
        <w:rPr>
          <w:sz w:val="20"/>
          <w:lang w:val="is-IS"/>
        </w:rPr>
        <w:t>.</w:t>
      </w:r>
      <w:r w:rsidRPr="00151BF5">
        <w:rPr>
          <w:spacing w:val="80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TBL</w:t>
      </w:r>
      <w:r w:rsidRPr="00151BF5">
        <w:rPr>
          <w:spacing w:val="37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og</w:t>
      </w:r>
      <w:r w:rsidRPr="00151BF5">
        <w:rPr>
          <w:spacing w:val="38"/>
          <w:sz w:val="20"/>
          <w:lang w:val="is-IS"/>
        </w:rPr>
        <w:t xml:space="preserve"> </w:t>
      </w:r>
      <w:r w:rsidRPr="00151BF5">
        <w:rPr>
          <w:sz w:val="20"/>
          <w:lang w:val="is-IS"/>
        </w:rPr>
        <w:lastRenderedPageBreak/>
        <w:t>vendikennsla</w:t>
      </w:r>
      <w:r w:rsidRPr="00151BF5">
        <w:rPr>
          <w:spacing w:val="38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voru</w:t>
      </w:r>
      <w:r w:rsidRPr="00151BF5">
        <w:rPr>
          <w:spacing w:val="38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mér</w:t>
      </w:r>
    </w:p>
    <w:p w14:paraId="70522465" w14:textId="77777777" w:rsidR="006A20DF" w:rsidRPr="00151BF5" w:rsidRDefault="006A20DF">
      <w:pPr>
        <w:spacing w:line="249" w:lineRule="auto"/>
        <w:jc w:val="both"/>
        <w:rPr>
          <w:sz w:val="20"/>
          <w:lang w:val="is-IS"/>
        </w:rPr>
        <w:sectPr w:rsidR="006A20DF" w:rsidRPr="00151BF5">
          <w:footerReference w:type="default" r:id="rId13"/>
          <w:type w:val="continuous"/>
          <w:pgSz w:w="12240" w:h="15840"/>
          <w:pgMar w:top="1820" w:right="1800" w:bottom="1960" w:left="1800" w:header="0" w:footer="1774" w:gutter="0"/>
          <w:pgNumType w:start="1"/>
          <w:cols w:space="720"/>
        </w:sectPr>
      </w:pPr>
    </w:p>
    <w:p w14:paraId="1A4B170D" w14:textId="77777777" w:rsidR="006A20DF" w:rsidRPr="00151BF5" w:rsidRDefault="006A20DF">
      <w:pPr>
        <w:pStyle w:val="BodyText"/>
        <w:rPr>
          <w:lang w:val="is-IS"/>
        </w:rPr>
      </w:pPr>
    </w:p>
    <w:p w14:paraId="4DC017FA" w14:textId="77777777" w:rsidR="006A20DF" w:rsidRPr="00151BF5" w:rsidRDefault="006A20DF">
      <w:pPr>
        <w:pStyle w:val="BodyText"/>
        <w:rPr>
          <w:lang w:val="is-IS"/>
        </w:rPr>
      </w:pPr>
    </w:p>
    <w:p w14:paraId="5D64ABE2" w14:textId="77777777" w:rsidR="006A20DF" w:rsidRPr="00151BF5" w:rsidRDefault="006A20DF">
      <w:pPr>
        <w:pStyle w:val="BodyText"/>
        <w:spacing w:before="10"/>
        <w:rPr>
          <w:lang w:val="is-IS"/>
        </w:rPr>
      </w:pPr>
    </w:p>
    <w:p w14:paraId="7A22E3AD" w14:textId="554878AE" w:rsidR="006A20DF" w:rsidRPr="00151BF5" w:rsidRDefault="00000000">
      <w:pPr>
        <w:pStyle w:val="BodyText"/>
        <w:spacing w:line="252" w:lineRule="auto"/>
        <w:ind w:left="875" w:right="887"/>
        <w:jc w:val="both"/>
        <w:rPr>
          <w:lang w:val="is-IS"/>
        </w:rPr>
      </w:pPr>
      <w:r w:rsidRPr="00151BF5">
        <w:rPr>
          <w:lang w:val="is-IS"/>
        </w:rPr>
        <w:t>ókunnar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aðferðir,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meðan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PBL-hlutinn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tiltölulega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grunnur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gaf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 xml:space="preserve">takmark- </w:t>
      </w:r>
      <w:r w:rsidRPr="00151BF5">
        <w:rPr>
          <w:spacing w:val="-2"/>
          <w:lang w:val="is-IS"/>
        </w:rPr>
        <w:t>að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svigrúm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til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tengja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við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raunveruleg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verkefni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fyrirtækja.</w:t>
      </w:r>
      <w:r w:rsidRPr="00151BF5">
        <w:rPr>
          <w:spacing w:val="20"/>
          <w:lang w:val="is-IS"/>
        </w:rPr>
        <w:t xml:space="preserve"> </w:t>
      </w:r>
      <w:r w:rsidRPr="00151BF5">
        <w:rPr>
          <w:spacing w:val="-2"/>
          <w:lang w:val="is-IS"/>
        </w:rPr>
        <w:t>Þarna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lá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 xml:space="preserve">áskorunin: </w:t>
      </w:r>
      <w:r w:rsidR="009D0F63">
        <w:rPr>
          <w:lang w:val="is-IS"/>
        </w:rPr>
        <w:t>H</w:t>
      </w:r>
      <w:r w:rsidRPr="00151BF5">
        <w:rPr>
          <w:lang w:val="is-IS"/>
        </w:rPr>
        <w:t xml:space="preserve">vernig gæti ég tileinkað mér þessar nýju aðferðir, lagað þær að mínum bak- </w:t>
      </w:r>
      <w:r w:rsidRPr="00151BF5">
        <w:rPr>
          <w:spacing w:val="-2"/>
          <w:lang w:val="is-IS"/>
        </w:rPr>
        <w:t>grunni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jafnframt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þróað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PBL-verkefnið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þannig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það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skilaði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bæði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dýpr</w:t>
      </w:r>
      <w:r w:rsidR="00DA41BC">
        <w:rPr>
          <w:spacing w:val="-2"/>
          <w:lang w:val="is-IS"/>
        </w:rPr>
        <w:t>a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 xml:space="preserve">námi </w:t>
      </w:r>
      <w:r w:rsidRPr="00151BF5">
        <w:rPr>
          <w:lang w:val="is-IS"/>
        </w:rPr>
        <w:t>fyrir nemendur og áþreifanlegum ávinningi fyrir samstarfsfyrirtæki?</w:t>
      </w:r>
    </w:p>
    <w:p w14:paraId="2785573D" w14:textId="326535A6" w:rsidR="006A20DF" w:rsidRPr="00151BF5" w:rsidRDefault="00000000">
      <w:pPr>
        <w:pStyle w:val="BodyText"/>
        <w:spacing w:before="2" w:line="252" w:lineRule="auto"/>
        <w:ind w:left="875" w:right="889" w:firstLine="298"/>
        <w:jc w:val="both"/>
        <w:rPr>
          <w:lang w:val="is-IS"/>
        </w:rPr>
      </w:pPr>
      <w:r w:rsidRPr="00151BF5">
        <w:rPr>
          <w:lang w:val="is-IS"/>
        </w:rPr>
        <w:t>Fyrsta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árið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kenndi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námskeiðið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eftir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minni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eigin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túlkun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fyrra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fyrirkomu- lagi, með þeim aðferðum sem mér þóttu raunhæfar á þeim tíma.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Það gekk þokkalega</w:t>
      </w:r>
      <w:r w:rsidR="003822B8">
        <w:rPr>
          <w:lang w:val="is-IS"/>
        </w:rPr>
        <w:t>;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nemendur náðu árangri og verkefnin fengu líf, en jafnframt varð ljóst að svigrúm var til frekari þróunar.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Grunnurinn var traustur, en hvorki nemendur né samstarfsfyrirtæki voru fullsátt.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Fyrirtækin töldu að afrakstur verkefna væri ekki nægilega hagnýtur og nemendur bentu á mikið vinnuálag og skort á samhengi milli verkefna.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Þrátt fyrir metnaðarfullt upphaf var því augljóst að tækifæri voru til að skerpa á áherslum og efla námskeiðið.</w:t>
      </w:r>
    </w:p>
    <w:p w14:paraId="41708E82" w14:textId="77777777" w:rsidR="006A20DF" w:rsidRPr="00151BF5" w:rsidRDefault="00000000">
      <w:pPr>
        <w:pStyle w:val="BodyText"/>
        <w:spacing w:before="4" w:line="252" w:lineRule="auto"/>
        <w:ind w:left="875" w:right="888" w:firstLine="298"/>
        <w:jc w:val="both"/>
        <w:rPr>
          <w:lang w:val="is-IS"/>
        </w:rPr>
      </w:pPr>
      <w:r w:rsidRPr="00151BF5">
        <w:rPr>
          <w:lang w:val="is-IS"/>
        </w:rPr>
        <w:t xml:space="preserve">Haustið eftir var ég ráðin sem lektor í iðnaðarverkfræði og fékk þá umsjón </w:t>
      </w:r>
      <w:r w:rsidRPr="00151BF5">
        <w:rPr>
          <w:spacing w:val="-2"/>
          <w:lang w:val="is-IS"/>
        </w:rPr>
        <w:t>með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námskeiðinu.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þeirri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stöðu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hafði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ég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mun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meira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frelsi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til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móta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námskeiðið </w:t>
      </w:r>
      <w:r w:rsidRPr="00151BF5">
        <w:rPr>
          <w:lang w:val="is-IS"/>
        </w:rPr>
        <w:t>í takt við eigin sýn og bakgrunn.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Ég ákvað að nýta þetta tækifæri til að rýna dýpra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uppbyggingu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þess.</w:t>
      </w:r>
      <w:r w:rsidRPr="00151BF5">
        <w:rPr>
          <w:spacing w:val="6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fá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gleggsta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mynd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safnaði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 xml:space="preserve">sjónarmiðum </w:t>
      </w:r>
      <w:r w:rsidRPr="00151BF5">
        <w:rPr>
          <w:spacing w:val="-2"/>
          <w:lang w:val="is-IS"/>
        </w:rPr>
        <w:t>frá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ólíkum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hagsmunaaðilum: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(i)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Ég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fór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yfir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niðurstöður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kennslukannana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frá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fyrri </w:t>
      </w:r>
      <w:r w:rsidRPr="00151BF5">
        <w:rPr>
          <w:lang w:val="is-IS"/>
        </w:rPr>
        <w:t>árum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greina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hvað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hafði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gengið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vel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hvað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mætti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bæta.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(ii)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hafði</w:t>
      </w:r>
      <w:r w:rsidRPr="00151BF5">
        <w:rPr>
          <w:spacing w:val="-4"/>
          <w:lang w:val="is-IS"/>
        </w:rPr>
        <w:t xml:space="preserve"> </w:t>
      </w:r>
      <w:proofErr w:type="spellStart"/>
      <w:r w:rsidRPr="00151BF5">
        <w:rPr>
          <w:lang w:val="is-IS"/>
        </w:rPr>
        <w:t>sam</w:t>
      </w:r>
      <w:proofErr w:type="spellEnd"/>
      <w:r w:rsidRPr="00151BF5">
        <w:rPr>
          <w:lang w:val="is-IS"/>
        </w:rPr>
        <w:t>- band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við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útskrifaða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spurði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þá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hvernig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þeir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hefðu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nýtt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reynslu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sína úr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námskeiðinu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starfi.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(iii)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átti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ítarlegum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samtölum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við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 xml:space="preserve">samstarfsfyrirtæki </w:t>
      </w:r>
      <w:r w:rsidRPr="00151BF5">
        <w:rPr>
          <w:spacing w:val="-2"/>
          <w:lang w:val="is-IS"/>
        </w:rPr>
        <w:t>um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hvernig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þau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upplifðu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samstarfið,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hvaða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ávinning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þau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hefðu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haft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hvað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 xml:space="preserve">þau </w:t>
      </w:r>
      <w:r w:rsidRPr="00151BF5">
        <w:rPr>
          <w:lang w:val="is-IS"/>
        </w:rPr>
        <w:t>vildu sjá meira af til að samstarfið skilaði þeim raunverulegum ábata.</w:t>
      </w:r>
    </w:p>
    <w:p w14:paraId="1617F8C8" w14:textId="56A664F7" w:rsidR="006A20DF" w:rsidRPr="00151BF5" w:rsidRDefault="00000000">
      <w:pPr>
        <w:pStyle w:val="BodyText"/>
        <w:spacing w:before="5" w:line="252" w:lineRule="auto"/>
        <w:ind w:left="875" w:right="888" w:firstLine="298"/>
        <w:jc w:val="both"/>
        <w:rPr>
          <w:lang w:val="is-IS"/>
        </w:rPr>
      </w:pPr>
      <w:r w:rsidRPr="00151BF5">
        <w:rPr>
          <w:lang w:val="is-IS"/>
        </w:rPr>
        <w:t>Þannig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varð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skýr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mynd</w:t>
      </w:r>
      <w:r w:rsidR="003822B8">
        <w:rPr>
          <w:lang w:val="is-IS"/>
        </w:rPr>
        <w:t>;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námskeiðið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hafði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verulegt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svigrúm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vaxa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og skapaði mikil tækifæri, en það þurfti að skerpa á aðferðum og dýpka tengslin við atvinnulífið.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 xml:space="preserve">Þetta varð leiðarljósið hvernig ég endurhugsaði framkvæmd </w:t>
      </w:r>
      <w:r w:rsidRPr="00151BF5">
        <w:rPr>
          <w:spacing w:val="-2"/>
          <w:lang w:val="is-IS"/>
        </w:rPr>
        <w:t>námskeiðsins.</w:t>
      </w:r>
    </w:p>
    <w:p w14:paraId="30AFC52F" w14:textId="77777777" w:rsidR="006A20DF" w:rsidRPr="00151BF5" w:rsidRDefault="006A20DF">
      <w:pPr>
        <w:pStyle w:val="BodyText"/>
        <w:spacing w:before="112"/>
        <w:rPr>
          <w:lang w:val="is-IS"/>
        </w:rPr>
      </w:pPr>
    </w:p>
    <w:p w14:paraId="622C5C36" w14:textId="77777777" w:rsidR="006A20DF" w:rsidRPr="00151BF5" w:rsidRDefault="00000000">
      <w:pPr>
        <w:pStyle w:val="Heading1"/>
        <w:jc w:val="both"/>
        <w:rPr>
          <w:lang w:val="is-IS"/>
        </w:rPr>
      </w:pPr>
      <w:r w:rsidRPr="00151BF5">
        <w:rPr>
          <w:w w:val="105"/>
          <w:lang w:val="is-IS"/>
        </w:rPr>
        <w:t>Innleiðing</w:t>
      </w:r>
      <w:r w:rsidRPr="00151BF5">
        <w:rPr>
          <w:spacing w:val="27"/>
          <w:w w:val="105"/>
          <w:lang w:val="is-IS"/>
        </w:rPr>
        <w:t xml:space="preserve"> </w:t>
      </w:r>
      <w:r w:rsidRPr="00151BF5">
        <w:rPr>
          <w:w w:val="105"/>
          <w:lang w:val="is-IS"/>
        </w:rPr>
        <w:t>og</w:t>
      </w:r>
      <w:r w:rsidRPr="00151BF5">
        <w:rPr>
          <w:spacing w:val="27"/>
          <w:w w:val="105"/>
          <w:lang w:val="is-IS"/>
        </w:rPr>
        <w:t xml:space="preserve"> </w:t>
      </w:r>
      <w:r w:rsidRPr="00151BF5">
        <w:rPr>
          <w:w w:val="105"/>
          <w:lang w:val="is-IS"/>
        </w:rPr>
        <w:t>fyrstu</w:t>
      </w:r>
      <w:r w:rsidRPr="00151BF5">
        <w:rPr>
          <w:spacing w:val="27"/>
          <w:w w:val="105"/>
          <w:lang w:val="is-IS"/>
        </w:rPr>
        <w:t xml:space="preserve"> </w:t>
      </w:r>
      <w:r w:rsidRPr="00151BF5">
        <w:rPr>
          <w:spacing w:val="-2"/>
          <w:w w:val="105"/>
          <w:lang w:val="is-IS"/>
        </w:rPr>
        <w:t>skref</w:t>
      </w:r>
    </w:p>
    <w:p w14:paraId="5ADA700A" w14:textId="419C8ED6" w:rsidR="006A20DF" w:rsidRPr="00151BF5" w:rsidRDefault="00000000">
      <w:pPr>
        <w:pStyle w:val="BodyText"/>
        <w:spacing w:before="191" w:line="252" w:lineRule="auto"/>
        <w:ind w:left="875" w:right="889"/>
        <w:jc w:val="both"/>
        <w:rPr>
          <w:lang w:val="is-IS"/>
        </w:rPr>
      </w:pPr>
      <w:r w:rsidRPr="00151BF5">
        <w:rPr>
          <w:lang w:val="is-IS"/>
        </w:rPr>
        <w:t>Fyrir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mér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kennara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fólst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ein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helsta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áskorunin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tileinka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mér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aðferðafræði vendikennslu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teymisnáms.</w:t>
      </w:r>
      <w:r w:rsidRPr="00151BF5">
        <w:rPr>
          <w:spacing w:val="26"/>
          <w:lang w:val="is-IS"/>
        </w:rPr>
        <w:t xml:space="preserve"> </w:t>
      </w:r>
      <w:r w:rsidRPr="00151BF5">
        <w:rPr>
          <w:lang w:val="is-IS"/>
        </w:rPr>
        <w:t>Þegar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heyrði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fyrst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um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vendikennslu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fyrir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um áratug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þótti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mér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þessi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nálgun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nánast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fjarstæðukennd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fyrir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verkfræði-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 xml:space="preserve">raun- </w:t>
      </w:r>
      <w:r w:rsidRPr="00151BF5">
        <w:rPr>
          <w:spacing w:val="-2"/>
          <w:lang w:val="is-IS"/>
        </w:rPr>
        <w:t>vísindanám.</w:t>
      </w:r>
      <w:r w:rsidRPr="00151BF5">
        <w:rPr>
          <w:spacing w:val="13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millitíðinni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hafði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hún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þó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fest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sig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sessi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við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 xml:space="preserve">iðnaðarverkfræðideild, </w:t>
      </w:r>
      <w:r w:rsidRPr="00151BF5">
        <w:rPr>
          <w:lang w:val="is-IS"/>
        </w:rPr>
        <w:t>og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þekktu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hana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vel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úr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fyrri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námskeiðum.</w:t>
      </w:r>
      <w:r w:rsidRPr="00151BF5">
        <w:rPr>
          <w:spacing w:val="-7"/>
          <w:lang w:val="is-IS"/>
        </w:rPr>
        <w:t xml:space="preserve"> </w:t>
      </w:r>
      <w:r w:rsidRPr="00151BF5">
        <w:rPr>
          <w:lang w:val="is-IS"/>
        </w:rPr>
        <w:t>Það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breytti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stöðunni</w:t>
      </w:r>
      <w:r w:rsidR="003822B8">
        <w:rPr>
          <w:lang w:val="is-IS"/>
        </w:rPr>
        <w:t>;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 xml:space="preserve">stað </w:t>
      </w:r>
      <w:r w:rsidRPr="00151BF5">
        <w:rPr>
          <w:spacing w:val="-2"/>
          <w:lang w:val="is-IS"/>
        </w:rPr>
        <w:t>þess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þurfa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kenna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nemendum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tileinka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sér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aðferðina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var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mitt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hlutverk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 xml:space="preserve">að </w:t>
      </w:r>
      <w:r w:rsidRPr="00151BF5">
        <w:rPr>
          <w:lang w:val="is-IS"/>
        </w:rPr>
        <w:t>læra sjálf hvernig ég gæti best nýtt hana.</w:t>
      </w:r>
    </w:p>
    <w:p w14:paraId="33BD3732" w14:textId="5A2E6478" w:rsidR="006A20DF" w:rsidRPr="00151BF5" w:rsidRDefault="00000000">
      <w:pPr>
        <w:spacing w:line="249" w:lineRule="auto"/>
        <w:ind w:left="875" w:right="887"/>
        <w:jc w:val="both"/>
        <w:rPr>
          <w:sz w:val="20"/>
          <w:lang w:val="is-IS"/>
        </w:rPr>
      </w:pPr>
      <w:r w:rsidRPr="00151BF5">
        <w:rPr>
          <w:rFonts w:ascii="Times New Roman" w:hAnsi="Times New Roman"/>
          <w:i/>
          <w:lang w:val="is-IS"/>
        </w:rPr>
        <w:t xml:space="preserve">Vendikennsla </w:t>
      </w:r>
      <w:r w:rsidRPr="00151BF5">
        <w:rPr>
          <w:lang w:val="is-IS"/>
        </w:rPr>
        <w:t>byggir á að nemendur tileinki sér efni fyrir</w:t>
      </w:r>
      <w:r w:rsidR="009D0F63">
        <w:rPr>
          <w:lang w:val="is-IS"/>
        </w:rPr>
        <w:t xml:space="preserve"> </w:t>
      </w:r>
      <w:r w:rsidRPr="00151BF5">
        <w:rPr>
          <w:lang w:val="is-IS"/>
        </w:rPr>
        <w:t>fram með lestri eða annarri vinnu utan kennslustunda, en nýti síðan tímann með kennara til að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vinna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úr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efninu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samræðu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verkefnum</w:t>
      </w:r>
      <w:r w:rsidRPr="00151BF5">
        <w:rPr>
          <w:spacing w:val="-5"/>
          <w:lang w:val="is-IS"/>
        </w:rPr>
        <w:t xml:space="preserve"> </w:t>
      </w:r>
      <w:hyperlink w:anchor="_bookmark16" w:history="1">
        <w:r w:rsidR="003822B8">
          <w:rPr>
            <w:lang w:val="is-IS"/>
          </w:rPr>
          <w:t>(</w:t>
        </w:r>
        <w:proofErr w:type="spellStart"/>
        <w:r w:rsidR="006A20DF" w:rsidRPr="00151BF5">
          <w:rPr>
            <w:lang w:val="is-IS"/>
          </w:rPr>
          <w:t>Tucker</w:t>
        </w:r>
        <w:proofErr w:type="spellEnd"/>
        <w:r w:rsidR="006A20DF" w:rsidRPr="00151BF5">
          <w:rPr>
            <w:lang w:val="is-IS"/>
          </w:rPr>
          <w:t>,</w:t>
        </w:r>
      </w:hyperlink>
      <w:r w:rsidRPr="00151BF5">
        <w:rPr>
          <w:spacing w:val="-5"/>
          <w:lang w:val="is-IS"/>
        </w:rPr>
        <w:t xml:space="preserve"> </w:t>
      </w:r>
      <w:hyperlink w:anchor="_bookmark16" w:history="1">
        <w:r w:rsidR="006A20DF" w:rsidRPr="00151BF5">
          <w:rPr>
            <w:lang w:val="is-IS"/>
          </w:rPr>
          <w:t>2012</w:t>
        </w:r>
        <w:r w:rsidR="003822B8">
          <w:rPr>
            <w:lang w:val="is-IS"/>
          </w:rPr>
          <w:t>)</w:t>
        </w:r>
        <w:r w:rsidR="006A20DF" w:rsidRPr="00151BF5">
          <w:rPr>
            <w:lang w:val="is-IS"/>
          </w:rPr>
          <w:t>.</w:t>
        </w:r>
      </w:hyperlink>
      <w:r w:rsidRPr="00151BF5">
        <w:rPr>
          <w:spacing w:val="18"/>
          <w:lang w:val="is-IS"/>
        </w:rPr>
        <w:t xml:space="preserve"> </w:t>
      </w:r>
      <w:r w:rsidRPr="00151BF5">
        <w:rPr>
          <w:lang w:val="is-IS"/>
        </w:rPr>
        <w:t>Hugmyndin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 xml:space="preserve">snýst </w:t>
      </w:r>
      <w:r w:rsidRPr="00151BF5">
        <w:rPr>
          <w:spacing w:val="-2"/>
          <w:lang w:val="is-IS"/>
        </w:rPr>
        <w:t>því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um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snúa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hefðbundnu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fyrirkomulagi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við</w:t>
      </w:r>
      <w:r w:rsidR="003822B8">
        <w:rPr>
          <w:spacing w:val="-2"/>
          <w:lang w:val="is-IS"/>
        </w:rPr>
        <w:t>;</w:t>
      </w:r>
      <w:r w:rsidRPr="00151BF5">
        <w:rPr>
          <w:spacing w:val="13"/>
          <w:lang w:val="is-IS"/>
        </w:rPr>
        <w:t xml:space="preserve"> </w:t>
      </w:r>
      <w:r w:rsidRPr="00151BF5">
        <w:rPr>
          <w:spacing w:val="-2"/>
          <w:lang w:val="is-IS"/>
        </w:rPr>
        <w:t>fyrirlesturinn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fer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fram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heima,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 xml:space="preserve">en </w:t>
      </w:r>
      <w:r w:rsidRPr="00151BF5">
        <w:rPr>
          <w:lang w:val="is-IS"/>
        </w:rPr>
        <w:t>úrvinnslan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 xml:space="preserve">kennslustund. </w:t>
      </w:r>
      <w:r w:rsidRPr="00151BF5">
        <w:rPr>
          <w:rFonts w:ascii="Times New Roman" w:hAnsi="Times New Roman"/>
          <w:i/>
          <w:lang w:val="is-IS"/>
        </w:rPr>
        <w:t>Teymisnám</w:t>
      </w:r>
      <w:r w:rsidRPr="00151BF5">
        <w:rPr>
          <w:rFonts w:ascii="Times New Roman" w:hAnsi="Times New Roman"/>
          <w:i/>
          <w:spacing w:val="-2"/>
          <w:lang w:val="is-IS"/>
        </w:rPr>
        <w:t xml:space="preserve"> </w:t>
      </w:r>
      <w:r w:rsidRPr="00151BF5">
        <w:rPr>
          <w:lang w:val="is-IS"/>
        </w:rPr>
        <w:t>er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kerfisbundin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útfærsla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 xml:space="preserve">vendikennslu </w:t>
      </w:r>
      <w:r w:rsidRPr="00151BF5">
        <w:rPr>
          <w:spacing w:val="-4"/>
          <w:lang w:val="is-IS"/>
        </w:rPr>
        <w:t xml:space="preserve">sem hefur náð mikilli útbreiðslu, einkum í heilbrigðismenntun </w:t>
      </w:r>
      <w:hyperlink w:anchor="_bookmark13" w:history="1">
        <w:r w:rsidR="003822B8">
          <w:rPr>
            <w:spacing w:val="-4"/>
            <w:lang w:val="is-IS"/>
          </w:rPr>
          <w:t>(</w:t>
        </w:r>
        <w:proofErr w:type="spellStart"/>
        <w:r w:rsidR="006A20DF" w:rsidRPr="00151BF5">
          <w:rPr>
            <w:spacing w:val="-4"/>
            <w:lang w:val="is-IS"/>
          </w:rPr>
          <w:t>Michaelsen</w:t>
        </w:r>
        <w:proofErr w:type="spellEnd"/>
        <w:r w:rsidR="006A20DF" w:rsidRPr="00151BF5">
          <w:rPr>
            <w:spacing w:val="-4"/>
            <w:lang w:val="is-IS"/>
          </w:rPr>
          <w:t xml:space="preserve"> </w:t>
        </w:r>
        <w:r w:rsidR="003822B8">
          <w:rPr>
            <w:spacing w:val="-4"/>
            <w:lang w:val="is-IS"/>
          </w:rPr>
          <w:t>o.fl</w:t>
        </w:r>
        <w:r w:rsidR="006A20DF" w:rsidRPr="00151BF5">
          <w:rPr>
            <w:spacing w:val="-4"/>
            <w:lang w:val="is-IS"/>
          </w:rPr>
          <w:t>.,</w:t>
        </w:r>
      </w:hyperlink>
      <w:r w:rsidRPr="00151BF5">
        <w:rPr>
          <w:spacing w:val="-4"/>
          <w:lang w:val="is-IS"/>
        </w:rPr>
        <w:t xml:space="preserve"> </w:t>
      </w:r>
      <w:hyperlink w:anchor="_bookmark13" w:history="1">
        <w:r w:rsidR="006A20DF" w:rsidRPr="00151BF5">
          <w:rPr>
            <w:lang w:val="is-IS"/>
          </w:rPr>
          <w:t>2004</w:t>
        </w:r>
        <w:r w:rsidR="003822B8">
          <w:rPr>
            <w:lang w:val="is-IS"/>
          </w:rPr>
          <w:t>)</w:t>
        </w:r>
        <w:r w:rsidR="006A20DF" w:rsidRPr="00151BF5">
          <w:rPr>
            <w:lang w:val="is-IS"/>
          </w:rPr>
          <w:t>.</w:t>
        </w:r>
      </w:hyperlink>
      <w:r w:rsidRPr="00151BF5">
        <w:rPr>
          <w:spacing w:val="18"/>
          <w:lang w:val="is-IS"/>
        </w:rPr>
        <w:t xml:space="preserve"> </w:t>
      </w:r>
      <w:r w:rsidRPr="00151BF5">
        <w:rPr>
          <w:lang w:val="is-IS"/>
        </w:rPr>
        <w:t>Þar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er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vendikennslan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sett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skýrt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afmarkað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ferli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felur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 xml:space="preserve">sér </w:t>
      </w:r>
      <w:r w:rsidRPr="00151BF5">
        <w:rPr>
          <w:rFonts w:ascii="Times New Roman" w:hAnsi="Times New Roman"/>
          <w:i/>
          <w:lang w:val="is-IS"/>
        </w:rPr>
        <w:t xml:space="preserve">einstak- </w:t>
      </w:r>
      <w:proofErr w:type="spellStart"/>
      <w:r w:rsidRPr="00151BF5">
        <w:rPr>
          <w:rFonts w:ascii="Times New Roman" w:hAnsi="Times New Roman"/>
          <w:i/>
          <w:lang w:val="is-IS"/>
        </w:rPr>
        <w:t>lingsundirbúning</w:t>
      </w:r>
      <w:proofErr w:type="spellEnd"/>
      <w:r w:rsidRPr="00151BF5">
        <w:rPr>
          <w:rFonts w:ascii="Times New Roman" w:hAnsi="Times New Roman"/>
          <w:i/>
          <w:spacing w:val="80"/>
          <w:lang w:val="is-IS"/>
        </w:rPr>
        <w:t xml:space="preserve"> </w:t>
      </w:r>
      <w:r w:rsidRPr="00151BF5">
        <w:rPr>
          <w:lang w:val="is-IS"/>
        </w:rPr>
        <w:t>(</w:t>
      </w:r>
      <w:r w:rsidR="0070583E">
        <w:rPr>
          <w:lang w:val="is-IS"/>
        </w:rPr>
        <w:t xml:space="preserve">e. </w:t>
      </w:r>
      <w:proofErr w:type="spellStart"/>
      <w:r w:rsidRPr="00060770">
        <w:rPr>
          <w:rFonts w:ascii="Times New Roman" w:hAnsi="Times New Roman"/>
          <w:iCs/>
          <w:sz w:val="20"/>
          <w:szCs w:val="20"/>
          <w:lang w:val="is-IS"/>
        </w:rPr>
        <w:t>individual</w:t>
      </w:r>
      <w:proofErr w:type="spellEnd"/>
      <w:r w:rsidRPr="00060770">
        <w:rPr>
          <w:rFonts w:ascii="Times New Roman" w:hAnsi="Times New Roman"/>
          <w:iCs/>
          <w:spacing w:val="75"/>
          <w:sz w:val="20"/>
          <w:szCs w:val="20"/>
          <w:lang w:val="is-IS"/>
        </w:rPr>
        <w:t xml:space="preserve"> </w:t>
      </w:r>
      <w:proofErr w:type="spellStart"/>
      <w:r w:rsidR="0070583E">
        <w:rPr>
          <w:rFonts w:ascii="Times New Roman" w:hAnsi="Times New Roman"/>
          <w:iCs/>
          <w:lang w:val="is-IS"/>
        </w:rPr>
        <w:t>R</w:t>
      </w:r>
      <w:r w:rsidRPr="00060770">
        <w:rPr>
          <w:rFonts w:ascii="Times New Roman" w:hAnsi="Times New Roman"/>
          <w:iCs/>
          <w:sz w:val="20"/>
          <w:szCs w:val="20"/>
          <w:lang w:val="is-IS"/>
        </w:rPr>
        <w:t>eadiness</w:t>
      </w:r>
      <w:proofErr w:type="spellEnd"/>
      <w:r w:rsidRPr="00060770">
        <w:rPr>
          <w:rFonts w:ascii="Times New Roman" w:hAnsi="Times New Roman"/>
          <w:iCs/>
          <w:spacing w:val="75"/>
          <w:sz w:val="20"/>
          <w:szCs w:val="20"/>
          <w:lang w:val="is-IS"/>
        </w:rPr>
        <w:t xml:space="preserve"> </w:t>
      </w:r>
      <w:proofErr w:type="spellStart"/>
      <w:r w:rsidR="0070583E">
        <w:rPr>
          <w:rFonts w:ascii="Times New Roman" w:hAnsi="Times New Roman"/>
          <w:iCs/>
          <w:lang w:val="is-IS"/>
        </w:rPr>
        <w:t>A</w:t>
      </w:r>
      <w:r w:rsidRPr="00060770">
        <w:rPr>
          <w:rFonts w:ascii="Times New Roman" w:hAnsi="Times New Roman"/>
          <w:iCs/>
          <w:sz w:val="20"/>
          <w:szCs w:val="20"/>
          <w:lang w:val="is-IS"/>
        </w:rPr>
        <w:t>ssurance</w:t>
      </w:r>
      <w:proofErr w:type="spellEnd"/>
      <w:r w:rsidRPr="00060770">
        <w:rPr>
          <w:rFonts w:ascii="Times New Roman" w:hAnsi="Times New Roman"/>
          <w:iCs/>
          <w:spacing w:val="75"/>
          <w:sz w:val="20"/>
          <w:szCs w:val="20"/>
          <w:lang w:val="is-IS"/>
        </w:rPr>
        <w:t xml:space="preserve"> </w:t>
      </w:r>
      <w:proofErr w:type="spellStart"/>
      <w:r w:rsidR="0070583E">
        <w:rPr>
          <w:rFonts w:ascii="Times New Roman" w:hAnsi="Times New Roman"/>
          <w:iCs/>
          <w:lang w:val="is-IS"/>
        </w:rPr>
        <w:t>T</w:t>
      </w:r>
      <w:r w:rsidRPr="00060770">
        <w:rPr>
          <w:rFonts w:ascii="Times New Roman" w:hAnsi="Times New Roman"/>
          <w:iCs/>
          <w:sz w:val="20"/>
          <w:szCs w:val="20"/>
          <w:lang w:val="is-IS"/>
        </w:rPr>
        <w:t>est</w:t>
      </w:r>
      <w:proofErr w:type="spellEnd"/>
      <w:r w:rsidRPr="00151BF5">
        <w:rPr>
          <w:lang w:val="is-IS"/>
        </w:rPr>
        <w:t>,</w:t>
      </w:r>
      <w:r w:rsidRPr="00151BF5">
        <w:rPr>
          <w:spacing w:val="76"/>
          <w:lang w:val="is-IS"/>
        </w:rPr>
        <w:t xml:space="preserve"> </w:t>
      </w:r>
      <w:proofErr w:type="spellStart"/>
      <w:r w:rsidRPr="00151BF5">
        <w:rPr>
          <w:lang w:val="is-IS"/>
        </w:rPr>
        <w:t>iRAT</w:t>
      </w:r>
      <w:proofErr w:type="spellEnd"/>
      <w:r w:rsidRPr="00151BF5">
        <w:rPr>
          <w:lang w:val="is-IS"/>
        </w:rPr>
        <w:t>),</w:t>
      </w:r>
      <w:r w:rsidRPr="00151BF5">
        <w:rPr>
          <w:spacing w:val="40"/>
          <w:lang w:val="is-IS"/>
        </w:rPr>
        <w:t xml:space="preserve"> </w:t>
      </w:r>
      <w:r w:rsidRPr="00151BF5">
        <w:rPr>
          <w:rFonts w:ascii="Times New Roman" w:hAnsi="Times New Roman"/>
          <w:i/>
          <w:lang w:val="is-IS"/>
        </w:rPr>
        <w:lastRenderedPageBreak/>
        <w:t>teymisundirbún</w:t>
      </w:r>
      <w:r w:rsidRPr="00151BF5">
        <w:rPr>
          <w:rFonts w:ascii="Times New Roman" w:hAnsi="Times New Roman"/>
          <w:i/>
          <w:sz w:val="20"/>
          <w:lang w:val="is-IS"/>
        </w:rPr>
        <w:t xml:space="preserve">ing </w:t>
      </w:r>
      <w:r w:rsidRPr="00151BF5">
        <w:rPr>
          <w:sz w:val="20"/>
          <w:lang w:val="is-IS"/>
        </w:rPr>
        <w:t>(</w:t>
      </w:r>
      <w:r w:rsidR="00A927DA">
        <w:rPr>
          <w:sz w:val="20"/>
          <w:lang w:val="is-IS"/>
        </w:rPr>
        <w:t xml:space="preserve">e. </w:t>
      </w:r>
      <w:proofErr w:type="spellStart"/>
      <w:r w:rsidRPr="00060770">
        <w:rPr>
          <w:rFonts w:ascii="Times New Roman" w:hAnsi="Times New Roman"/>
          <w:iCs/>
          <w:sz w:val="20"/>
          <w:lang w:val="is-IS"/>
        </w:rPr>
        <w:t>team</w:t>
      </w:r>
      <w:proofErr w:type="spellEnd"/>
      <w:r w:rsidRPr="00060770">
        <w:rPr>
          <w:rFonts w:ascii="Times New Roman" w:hAnsi="Times New Roman"/>
          <w:iCs/>
          <w:sz w:val="20"/>
          <w:lang w:val="is-IS"/>
        </w:rPr>
        <w:t xml:space="preserve"> </w:t>
      </w:r>
      <w:proofErr w:type="spellStart"/>
      <w:r w:rsidR="00A927DA" w:rsidRPr="00A927DA">
        <w:rPr>
          <w:rFonts w:ascii="Times New Roman" w:hAnsi="Times New Roman"/>
          <w:iCs/>
          <w:sz w:val="20"/>
          <w:lang w:val="is-IS"/>
        </w:rPr>
        <w:t>Readiness</w:t>
      </w:r>
      <w:proofErr w:type="spellEnd"/>
      <w:r w:rsidR="00A927DA" w:rsidRPr="00A927DA">
        <w:rPr>
          <w:rFonts w:ascii="Times New Roman" w:hAnsi="Times New Roman"/>
          <w:iCs/>
          <w:sz w:val="20"/>
          <w:lang w:val="is-IS"/>
        </w:rPr>
        <w:t xml:space="preserve"> </w:t>
      </w:r>
      <w:proofErr w:type="spellStart"/>
      <w:r w:rsidR="00A927DA" w:rsidRPr="00A927DA">
        <w:rPr>
          <w:rFonts w:ascii="Times New Roman" w:hAnsi="Times New Roman"/>
          <w:iCs/>
          <w:sz w:val="20"/>
          <w:lang w:val="is-IS"/>
        </w:rPr>
        <w:t>Assurance</w:t>
      </w:r>
      <w:proofErr w:type="spellEnd"/>
      <w:r w:rsidR="00A927DA" w:rsidRPr="00A927DA">
        <w:rPr>
          <w:rFonts w:ascii="Times New Roman" w:hAnsi="Times New Roman"/>
          <w:iCs/>
          <w:sz w:val="20"/>
          <w:lang w:val="is-IS"/>
        </w:rPr>
        <w:t xml:space="preserve"> </w:t>
      </w:r>
      <w:proofErr w:type="spellStart"/>
      <w:r w:rsidR="00A927DA" w:rsidRPr="00A927DA">
        <w:rPr>
          <w:rFonts w:ascii="Times New Roman" w:hAnsi="Times New Roman"/>
          <w:iCs/>
          <w:sz w:val="20"/>
          <w:lang w:val="is-IS"/>
        </w:rPr>
        <w:t>Test</w:t>
      </w:r>
      <w:proofErr w:type="spellEnd"/>
      <w:r w:rsidRPr="00151BF5">
        <w:rPr>
          <w:sz w:val="20"/>
          <w:lang w:val="is-IS"/>
        </w:rPr>
        <w:t xml:space="preserve">, </w:t>
      </w:r>
      <w:proofErr w:type="spellStart"/>
      <w:r w:rsidRPr="00151BF5">
        <w:rPr>
          <w:sz w:val="20"/>
          <w:lang w:val="is-IS"/>
        </w:rPr>
        <w:t>tRAT</w:t>
      </w:r>
      <w:proofErr w:type="spellEnd"/>
      <w:r w:rsidRPr="00151BF5">
        <w:rPr>
          <w:sz w:val="20"/>
          <w:lang w:val="is-IS"/>
        </w:rPr>
        <w:t xml:space="preserve">), og </w:t>
      </w:r>
      <w:r w:rsidRPr="00151BF5">
        <w:rPr>
          <w:rFonts w:ascii="Times New Roman" w:hAnsi="Times New Roman"/>
          <w:i/>
          <w:sz w:val="20"/>
          <w:lang w:val="is-IS"/>
        </w:rPr>
        <w:t xml:space="preserve">teymisverkefni </w:t>
      </w:r>
      <w:r w:rsidRPr="00151BF5">
        <w:rPr>
          <w:sz w:val="20"/>
          <w:lang w:val="is-IS"/>
        </w:rPr>
        <w:t>þar sem nemendur beita þekkingu sinni á raunhæf viðfangsefni (</w:t>
      </w:r>
      <w:r w:rsidR="00A927DA">
        <w:rPr>
          <w:sz w:val="20"/>
          <w:lang w:val="is-IS"/>
        </w:rPr>
        <w:t xml:space="preserve">e. </w:t>
      </w:r>
      <w:proofErr w:type="spellStart"/>
      <w:r w:rsidRPr="00060770">
        <w:rPr>
          <w:rFonts w:ascii="Times New Roman" w:hAnsi="Times New Roman"/>
          <w:iCs/>
          <w:sz w:val="20"/>
          <w:lang w:val="is-IS"/>
        </w:rPr>
        <w:t>team</w:t>
      </w:r>
      <w:proofErr w:type="spellEnd"/>
      <w:r w:rsidRPr="00151BF5">
        <w:rPr>
          <w:rFonts w:ascii="Times New Roman" w:hAnsi="Times New Roman"/>
          <w:i/>
          <w:sz w:val="20"/>
          <w:lang w:val="is-IS"/>
        </w:rPr>
        <w:t xml:space="preserve"> </w:t>
      </w:r>
      <w:r w:rsidR="00A927DA" w:rsidRPr="00A927DA">
        <w:rPr>
          <w:rFonts w:ascii="Times New Roman" w:hAnsi="Times New Roman"/>
          <w:iCs/>
          <w:sz w:val="20"/>
          <w:lang w:val="is-IS"/>
        </w:rPr>
        <w:t>Application</w:t>
      </w:r>
      <w:r w:rsidR="00A927DA" w:rsidRPr="00151BF5">
        <w:rPr>
          <w:rFonts w:ascii="Times New Roman" w:hAnsi="Times New Roman"/>
          <w:i/>
          <w:sz w:val="20"/>
          <w:lang w:val="is-IS"/>
        </w:rPr>
        <w:t xml:space="preserve"> </w:t>
      </w:r>
      <w:proofErr w:type="spellStart"/>
      <w:r w:rsidR="00A927DA" w:rsidRPr="00A927DA">
        <w:rPr>
          <w:rFonts w:ascii="Times New Roman" w:hAnsi="Times New Roman"/>
          <w:iCs/>
          <w:sz w:val="20"/>
          <w:lang w:val="is-IS"/>
        </w:rPr>
        <w:t>Phase</w:t>
      </w:r>
      <w:proofErr w:type="spellEnd"/>
      <w:r w:rsidRPr="00151BF5">
        <w:rPr>
          <w:sz w:val="20"/>
          <w:lang w:val="is-IS"/>
        </w:rPr>
        <w:t xml:space="preserve">, </w:t>
      </w:r>
      <w:proofErr w:type="spellStart"/>
      <w:r w:rsidRPr="00151BF5">
        <w:rPr>
          <w:sz w:val="20"/>
          <w:lang w:val="is-IS"/>
        </w:rPr>
        <w:t>tAPP</w:t>
      </w:r>
      <w:proofErr w:type="spellEnd"/>
      <w:r w:rsidRPr="00151BF5">
        <w:rPr>
          <w:sz w:val="20"/>
          <w:lang w:val="is-IS"/>
        </w:rPr>
        <w:t xml:space="preserve">). Í sumum tilvikum er einnig lögð áhersla á </w:t>
      </w:r>
      <w:proofErr w:type="spellStart"/>
      <w:r w:rsidRPr="00151BF5">
        <w:rPr>
          <w:rFonts w:ascii="Times New Roman" w:hAnsi="Times New Roman"/>
          <w:i/>
          <w:sz w:val="20"/>
          <w:lang w:val="is-IS"/>
        </w:rPr>
        <w:t>einstaklingsígrundun</w:t>
      </w:r>
      <w:proofErr w:type="spellEnd"/>
      <w:r w:rsidRPr="00151BF5">
        <w:rPr>
          <w:rFonts w:ascii="Times New Roman" w:hAnsi="Times New Roman"/>
          <w:i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(</w:t>
      </w:r>
      <w:r w:rsidR="00A927DA">
        <w:rPr>
          <w:sz w:val="20"/>
          <w:lang w:val="is-IS"/>
        </w:rPr>
        <w:t xml:space="preserve">e. </w:t>
      </w:r>
      <w:proofErr w:type="spellStart"/>
      <w:r w:rsidRPr="00060770">
        <w:rPr>
          <w:rFonts w:ascii="Times New Roman" w:hAnsi="Times New Roman"/>
          <w:iCs/>
          <w:sz w:val="20"/>
          <w:lang w:val="is-IS"/>
        </w:rPr>
        <w:t>individual</w:t>
      </w:r>
      <w:proofErr w:type="spellEnd"/>
      <w:r w:rsidRPr="00151BF5">
        <w:rPr>
          <w:rFonts w:ascii="Times New Roman" w:hAnsi="Times New Roman"/>
          <w:i/>
          <w:sz w:val="20"/>
          <w:lang w:val="is-IS"/>
        </w:rPr>
        <w:t xml:space="preserve"> </w:t>
      </w:r>
      <w:proofErr w:type="spellStart"/>
      <w:r w:rsidR="00A927DA" w:rsidRPr="00A927DA">
        <w:rPr>
          <w:rFonts w:ascii="Times New Roman" w:hAnsi="Times New Roman"/>
          <w:iCs/>
          <w:sz w:val="20"/>
          <w:lang w:val="is-IS"/>
        </w:rPr>
        <w:t>Ref</w:t>
      </w:r>
      <w:r w:rsidRPr="00060770">
        <w:rPr>
          <w:rFonts w:ascii="Times New Roman" w:hAnsi="Times New Roman"/>
          <w:iCs/>
          <w:sz w:val="20"/>
          <w:lang w:val="is-IS"/>
        </w:rPr>
        <w:t>lection</w:t>
      </w:r>
      <w:proofErr w:type="spellEnd"/>
      <w:r w:rsidRPr="00151BF5">
        <w:rPr>
          <w:sz w:val="20"/>
          <w:lang w:val="is-IS"/>
        </w:rPr>
        <w:t xml:space="preserve">, </w:t>
      </w:r>
      <w:proofErr w:type="spellStart"/>
      <w:r w:rsidRPr="00151BF5">
        <w:rPr>
          <w:sz w:val="20"/>
          <w:lang w:val="is-IS"/>
        </w:rPr>
        <w:t>iREF</w:t>
      </w:r>
      <w:proofErr w:type="spellEnd"/>
      <w:r w:rsidRPr="00151BF5">
        <w:rPr>
          <w:sz w:val="20"/>
          <w:lang w:val="is-IS"/>
        </w:rPr>
        <w:t xml:space="preserve">) sem tæki fyrir kennara til að meta þátttöku og skilning hvers nemanda </w:t>
      </w:r>
      <w:r w:rsidR="003822B8" w:rsidRPr="00FE01F2">
        <w:t>(</w:t>
      </w:r>
      <w:r w:rsidR="006A20DF" w:rsidRPr="00FE01F2">
        <w:t>Fink,</w:t>
      </w:r>
      <w:r w:rsidRPr="00FE01F2">
        <w:t xml:space="preserve"> </w:t>
      </w:r>
      <w:r w:rsidR="006A20DF" w:rsidRPr="00FE01F2">
        <w:t>2013</w:t>
      </w:r>
      <w:r w:rsidR="00FE01F2">
        <w:t>;</w:t>
      </w:r>
      <w:r w:rsidRPr="00FE01F2">
        <w:t xml:space="preserve"> </w:t>
      </w:r>
      <w:r w:rsidR="006A20DF" w:rsidRPr="00FE01F2">
        <w:t>Sibley</w:t>
      </w:r>
      <w:r w:rsidR="003822B8" w:rsidRPr="00FE01F2">
        <w:t xml:space="preserve"> og </w:t>
      </w:r>
      <w:r w:rsidR="006A20DF" w:rsidRPr="00FE01F2">
        <w:t>Ostafichuk,</w:t>
      </w:r>
      <w:r w:rsidRPr="00FE01F2">
        <w:t xml:space="preserve"> </w:t>
      </w:r>
      <w:r w:rsidR="006A20DF" w:rsidRPr="00FE01F2">
        <w:t>2014</w:t>
      </w:r>
      <w:r w:rsidR="003822B8" w:rsidRPr="00FE01F2">
        <w:t>)</w:t>
      </w:r>
      <w:r w:rsidR="006A20DF" w:rsidRPr="00FE01F2">
        <w:t>.</w:t>
      </w:r>
      <w:r w:rsidRPr="00151BF5">
        <w:rPr>
          <w:spacing w:val="40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 xml:space="preserve">Í þessu fyrirkomulagi er kennarinn ekki lengur hefðbundinn </w:t>
      </w:r>
      <w:r w:rsidRPr="00151BF5">
        <w:rPr>
          <w:rFonts w:ascii="Times New Roman" w:hAnsi="Times New Roman"/>
          <w:i/>
          <w:sz w:val="20"/>
          <w:lang w:val="is-IS"/>
        </w:rPr>
        <w:t>fyrirlesari</w:t>
      </w:r>
      <w:r w:rsidRPr="00151BF5">
        <w:rPr>
          <w:sz w:val="20"/>
          <w:lang w:val="is-IS"/>
        </w:rPr>
        <w:t>, heldur sá sem mótar umgjörðina,</w:t>
      </w:r>
      <w:r w:rsidRPr="00151BF5">
        <w:rPr>
          <w:spacing w:val="-8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skapar</w:t>
      </w:r>
      <w:r w:rsidRPr="00151BF5">
        <w:rPr>
          <w:spacing w:val="-9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tækifæri</w:t>
      </w:r>
      <w:r w:rsidRPr="00151BF5">
        <w:rPr>
          <w:spacing w:val="-10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til</w:t>
      </w:r>
      <w:r w:rsidRPr="00151BF5">
        <w:rPr>
          <w:spacing w:val="-9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samvinnu</w:t>
      </w:r>
      <w:r w:rsidRPr="00151BF5">
        <w:rPr>
          <w:spacing w:val="-9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og</w:t>
      </w:r>
      <w:r w:rsidRPr="00151BF5">
        <w:rPr>
          <w:spacing w:val="-9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styður</w:t>
      </w:r>
      <w:r w:rsidRPr="00151BF5">
        <w:rPr>
          <w:spacing w:val="-10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ferlið.</w:t>
      </w:r>
      <w:r w:rsidRPr="00151BF5">
        <w:rPr>
          <w:spacing w:val="8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Þetta</w:t>
      </w:r>
      <w:r w:rsidRPr="00151BF5">
        <w:rPr>
          <w:spacing w:val="-9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hlutverk</w:t>
      </w:r>
      <w:r w:rsidRPr="00151BF5">
        <w:rPr>
          <w:spacing w:val="-10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minnti</w:t>
      </w:r>
      <w:r w:rsidRPr="00151BF5">
        <w:rPr>
          <w:spacing w:val="-10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mig</w:t>
      </w:r>
      <w:r w:rsidRPr="00151BF5">
        <w:rPr>
          <w:spacing w:val="-9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 xml:space="preserve">að mörgu leyti á stöðu </w:t>
      </w:r>
      <w:r w:rsidRPr="00151BF5">
        <w:rPr>
          <w:rFonts w:ascii="Times New Roman" w:hAnsi="Times New Roman"/>
          <w:i/>
          <w:sz w:val="20"/>
          <w:lang w:val="is-IS"/>
        </w:rPr>
        <w:t>verkefnastjóra</w:t>
      </w:r>
      <w:r w:rsidRPr="00151BF5">
        <w:rPr>
          <w:rFonts w:ascii="Times New Roman" w:hAnsi="Times New Roman"/>
          <w:i/>
          <w:spacing w:val="40"/>
          <w:sz w:val="20"/>
          <w:lang w:val="is-IS"/>
        </w:rPr>
        <w:t xml:space="preserve"> </w:t>
      </w:r>
      <w:r w:rsidRPr="00151BF5">
        <w:rPr>
          <w:sz w:val="20"/>
          <w:lang w:val="is-IS"/>
        </w:rPr>
        <w:t>í atvinnulífinu.</w:t>
      </w:r>
    </w:p>
    <w:p w14:paraId="7CFB3EEB" w14:textId="77777777" w:rsidR="006A20DF" w:rsidRPr="00151BF5" w:rsidRDefault="00000000">
      <w:pPr>
        <w:pStyle w:val="BodyText"/>
        <w:spacing w:before="7" w:line="237" w:lineRule="auto"/>
        <w:ind w:left="875" w:right="888" w:firstLine="298"/>
        <w:jc w:val="both"/>
        <w:rPr>
          <w:lang w:val="is-IS"/>
        </w:rPr>
      </w:pPr>
      <w:r w:rsidRPr="00151BF5">
        <w:rPr>
          <w:lang w:val="is-IS"/>
        </w:rPr>
        <w:t>Til að styðja við þetta valdi ég verkfæri sem hentuðu bæði mér og nem- endum.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Þar</w:t>
      </w:r>
      <w:r w:rsidRPr="00151BF5">
        <w:rPr>
          <w:spacing w:val="2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22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22"/>
          <w:lang w:val="is-IS"/>
        </w:rPr>
        <w:t xml:space="preserve"> </w:t>
      </w:r>
      <w:r w:rsidRPr="00151BF5">
        <w:rPr>
          <w:lang w:val="is-IS"/>
        </w:rPr>
        <w:t>hafði</w:t>
      </w:r>
      <w:r w:rsidRPr="00151BF5">
        <w:rPr>
          <w:spacing w:val="22"/>
          <w:lang w:val="is-IS"/>
        </w:rPr>
        <w:t xml:space="preserve"> </w:t>
      </w:r>
      <w:r w:rsidRPr="00151BF5">
        <w:rPr>
          <w:lang w:val="is-IS"/>
        </w:rPr>
        <w:t>aldrei</w:t>
      </w:r>
      <w:r w:rsidRPr="00151BF5">
        <w:rPr>
          <w:spacing w:val="22"/>
          <w:lang w:val="is-IS"/>
        </w:rPr>
        <w:t xml:space="preserve"> </w:t>
      </w:r>
      <w:r w:rsidRPr="00151BF5">
        <w:rPr>
          <w:lang w:val="is-IS"/>
        </w:rPr>
        <w:t>unnið</w:t>
      </w:r>
      <w:r w:rsidRPr="00151BF5">
        <w:rPr>
          <w:spacing w:val="22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22"/>
          <w:lang w:val="is-IS"/>
        </w:rPr>
        <w:t xml:space="preserve"> </w:t>
      </w:r>
      <w:proofErr w:type="spellStart"/>
      <w:r w:rsidRPr="00151BF5">
        <w:rPr>
          <w:lang w:val="is-IS"/>
        </w:rPr>
        <w:t>Canvas</w:t>
      </w:r>
      <w:proofErr w:type="spellEnd"/>
      <w:r w:rsidRPr="00151BF5">
        <w:rPr>
          <w:spacing w:val="23"/>
          <w:lang w:val="is-IS"/>
        </w:rPr>
        <w:t xml:space="preserve"> </w:t>
      </w:r>
      <w:r w:rsidRPr="00151BF5">
        <w:rPr>
          <w:lang w:val="is-IS"/>
        </w:rPr>
        <w:t>áður</w:t>
      </w:r>
      <w:r w:rsidRPr="00151BF5">
        <w:rPr>
          <w:spacing w:val="22"/>
          <w:lang w:val="is-IS"/>
        </w:rPr>
        <w:t xml:space="preserve"> </w:t>
      </w:r>
      <w:r w:rsidRPr="00151BF5">
        <w:rPr>
          <w:lang w:val="is-IS"/>
        </w:rPr>
        <w:t>en</w:t>
      </w:r>
      <w:r w:rsidRPr="00151BF5">
        <w:rPr>
          <w:spacing w:val="22"/>
          <w:lang w:val="is-IS"/>
        </w:rPr>
        <w:t xml:space="preserve"> </w:t>
      </w:r>
      <w:r w:rsidRPr="00151BF5">
        <w:rPr>
          <w:lang w:val="is-IS"/>
        </w:rPr>
        <w:t>þekkti</w:t>
      </w:r>
      <w:r w:rsidRPr="00151BF5">
        <w:rPr>
          <w:spacing w:val="22"/>
          <w:lang w:val="is-IS"/>
        </w:rPr>
        <w:t xml:space="preserve"> </w:t>
      </w:r>
      <w:proofErr w:type="spellStart"/>
      <w:r w:rsidRPr="00151BF5">
        <w:rPr>
          <w:lang w:val="is-IS"/>
        </w:rPr>
        <w:t>GitHub</w:t>
      </w:r>
      <w:proofErr w:type="spellEnd"/>
      <w:r w:rsidR="006A20DF">
        <w:fldChar w:fldCharType="begin"/>
      </w:r>
      <w:r w:rsidR="006A20DF">
        <w:instrText>HYPERLINK \l "_bookmark0"</w:instrText>
      </w:r>
      <w:r w:rsidR="006A20DF">
        <w:fldChar w:fldCharType="separate"/>
      </w:r>
      <w:r w:rsidR="006A20DF" w:rsidRPr="00151BF5">
        <w:rPr>
          <w:rFonts w:ascii="Palatino Linotype" w:hAnsi="Palatino Linotype"/>
          <w:position w:val="7"/>
          <w:sz w:val="14"/>
          <w:lang w:val="is-IS"/>
        </w:rPr>
        <w:t>1</w:t>
      </w:r>
      <w:r w:rsidR="006A20DF">
        <w:fldChar w:fldCharType="end"/>
      </w:r>
      <w:r w:rsidRPr="00151BF5">
        <w:rPr>
          <w:rFonts w:ascii="Palatino Linotype" w:hAnsi="Palatino Linotype"/>
          <w:spacing w:val="40"/>
          <w:position w:val="7"/>
          <w:sz w:val="14"/>
          <w:lang w:val="is-IS"/>
        </w:rPr>
        <w:t xml:space="preserve"> </w:t>
      </w:r>
      <w:r w:rsidRPr="00151BF5">
        <w:rPr>
          <w:lang w:val="is-IS"/>
        </w:rPr>
        <w:t xml:space="preserve">vel úr daglegu starfi, ákvað ég að innleiða </w:t>
      </w:r>
      <w:proofErr w:type="spellStart"/>
      <w:r w:rsidRPr="00151BF5">
        <w:rPr>
          <w:rFonts w:ascii="Times New Roman" w:hAnsi="Times New Roman"/>
          <w:i/>
          <w:lang w:val="is-IS"/>
        </w:rPr>
        <w:t>GitHub</w:t>
      </w:r>
      <w:proofErr w:type="spellEnd"/>
      <w:r w:rsidRPr="00151BF5">
        <w:rPr>
          <w:rFonts w:ascii="Times New Roman" w:hAnsi="Times New Roman"/>
          <w:i/>
          <w:lang w:val="is-IS"/>
        </w:rPr>
        <w:t xml:space="preserve"> </w:t>
      </w:r>
      <w:proofErr w:type="spellStart"/>
      <w:r w:rsidRPr="00151BF5">
        <w:rPr>
          <w:rFonts w:ascii="Times New Roman" w:hAnsi="Times New Roman"/>
          <w:i/>
          <w:lang w:val="is-IS"/>
        </w:rPr>
        <w:t>Classroom</w:t>
      </w:r>
      <w:proofErr w:type="spellEnd"/>
      <w:r w:rsidR="006A20DF">
        <w:fldChar w:fldCharType="begin"/>
      </w:r>
      <w:r w:rsidR="006A20DF">
        <w:instrText>HYPERLINK \l "_bookmark1"</w:instrText>
      </w:r>
      <w:r w:rsidR="006A20DF">
        <w:fldChar w:fldCharType="separate"/>
      </w:r>
      <w:r w:rsidR="006A20DF" w:rsidRPr="00151BF5">
        <w:rPr>
          <w:rFonts w:ascii="Palatino Linotype" w:hAnsi="Palatino Linotype"/>
          <w:position w:val="7"/>
          <w:sz w:val="14"/>
          <w:lang w:val="is-IS"/>
        </w:rPr>
        <w:t>2</w:t>
      </w:r>
      <w:r w:rsidR="006A20DF">
        <w:fldChar w:fldCharType="end"/>
      </w:r>
      <w:r w:rsidRPr="00151BF5">
        <w:rPr>
          <w:rFonts w:ascii="Palatino Linotype" w:hAnsi="Palatino Linotype"/>
          <w:spacing w:val="40"/>
          <w:position w:val="7"/>
          <w:sz w:val="14"/>
          <w:lang w:val="is-IS"/>
        </w:rPr>
        <w:t xml:space="preserve"> </w:t>
      </w:r>
      <w:r w:rsidRPr="00151BF5">
        <w:rPr>
          <w:lang w:val="is-IS"/>
        </w:rPr>
        <w:t>sem lykilverk- færi námskeiðsins.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Fyrir mig var þetta kunnuglegt umhverfi; fyrir nemendur nýtt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tækifæri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kynnast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verkfærum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þeir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myndu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öllum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líkindum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nýta síðar á vinnumarkaði.</w:t>
      </w:r>
    </w:p>
    <w:p w14:paraId="4DA9C1B2" w14:textId="77777777" w:rsidR="006A20DF" w:rsidRPr="00151BF5" w:rsidRDefault="006A20DF">
      <w:pPr>
        <w:pStyle w:val="BodyText"/>
        <w:spacing w:before="125"/>
        <w:rPr>
          <w:lang w:val="is-IS"/>
        </w:rPr>
      </w:pPr>
    </w:p>
    <w:p w14:paraId="04789B1D" w14:textId="77777777" w:rsidR="006A20DF" w:rsidRPr="00151BF5" w:rsidRDefault="00000000">
      <w:pPr>
        <w:pStyle w:val="Heading1"/>
        <w:spacing w:before="1"/>
        <w:jc w:val="both"/>
        <w:rPr>
          <w:lang w:val="is-IS"/>
        </w:rPr>
      </w:pPr>
      <w:r w:rsidRPr="00151BF5">
        <w:rPr>
          <w:w w:val="105"/>
          <w:lang w:val="is-IS"/>
        </w:rPr>
        <w:t>Endurgjöf</w:t>
      </w:r>
      <w:r w:rsidRPr="00151BF5">
        <w:rPr>
          <w:spacing w:val="34"/>
          <w:w w:val="105"/>
          <w:lang w:val="is-IS"/>
        </w:rPr>
        <w:t xml:space="preserve"> </w:t>
      </w:r>
      <w:r w:rsidRPr="00151BF5">
        <w:rPr>
          <w:w w:val="105"/>
          <w:lang w:val="is-IS"/>
        </w:rPr>
        <w:t>frá</w:t>
      </w:r>
      <w:r w:rsidRPr="00151BF5">
        <w:rPr>
          <w:spacing w:val="34"/>
          <w:w w:val="105"/>
          <w:lang w:val="is-IS"/>
        </w:rPr>
        <w:t xml:space="preserve"> </w:t>
      </w:r>
      <w:r w:rsidRPr="00151BF5">
        <w:rPr>
          <w:w w:val="105"/>
          <w:lang w:val="is-IS"/>
        </w:rPr>
        <w:t>nemendum</w:t>
      </w:r>
      <w:r w:rsidRPr="00151BF5">
        <w:rPr>
          <w:spacing w:val="35"/>
          <w:w w:val="105"/>
          <w:lang w:val="is-IS"/>
        </w:rPr>
        <w:t xml:space="preserve"> </w:t>
      </w:r>
      <w:r w:rsidRPr="00151BF5">
        <w:rPr>
          <w:w w:val="105"/>
          <w:lang w:val="is-IS"/>
        </w:rPr>
        <w:t>og</w:t>
      </w:r>
      <w:r w:rsidRPr="00151BF5">
        <w:rPr>
          <w:spacing w:val="34"/>
          <w:w w:val="105"/>
          <w:lang w:val="is-IS"/>
        </w:rPr>
        <w:t xml:space="preserve"> </w:t>
      </w:r>
      <w:r w:rsidRPr="00151BF5">
        <w:rPr>
          <w:spacing w:val="-2"/>
          <w:w w:val="105"/>
          <w:lang w:val="is-IS"/>
        </w:rPr>
        <w:t>fyrirtækjum</w:t>
      </w:r>
    </w:p>
    <w:p w14:paraId="21E36C06" w14:textId="0F8CA770" w:rsidR="006A20DF" w:rsidRPr="00151BF5" w:rsidRDefault="00000000">
      <w:pPr>
        <w:pStyle w:val="BodyText"/>
        <w:spacing w:before="187" w:line="252" w:lineRule="auto"/>
        <w:ind w:left="875" w:right="888"/>
        <w:jc w:val="both"/>
        <w:rPr>
          <w:lang w:val="is-IS"/>
        </w:rPr>
      </w:pPr>
      <w:r w:rsidRPr="00151BF5">
        <w:rPr>
          <w:lang w:val="is-IS"/>
        </w:rPr>
        <w:t>Þegar</w:t>
      </w:r>
      <w:r w:rsidRPr="00151BF5">
        <w:rPr>
          <w:spacing w:val="36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36"/>
          <w:lang w:val="is-IS"/>
        </w:rPr>
        <w:t xml:space="preserve"> </w:t>
      </w:r>
      <w:r w:rsidRPr="00151BF5">
        <w:rPr>
          <w:lang w:val="is-IS"/>
        </w:rPr>
        <w:t>unnu</w:t>
      </w:r>
      <w:r w:rsidRPr="00151BF5">
        <w:rPr>
          <w:spacing w:val="37"/>
          <w:lang w:val="is-IS"/>
        </w:rPr>
        <w:t xml:space="preserve"> </w:t>
      </w:r>
      <w:r w:rsidRPr="00151BF5">
        <w:rPr>
          <w:lang w:val="is-IS"/>
        </w:rPr>
        <w:t>verkefnin</w:t>
      </w:r>
      <w:r w:rsidRPr="00151BF5">
        <w:rPr>
          <w:spacing w:val="37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36"/>
          <w:lang w:val="is-IS"/>
        </w:rPr>
        <w:t xml:space="preserve"> </w:t>
      </w:r>
      <w:r w:rsidRPr="00151BF5">
        <w:rPr>
          <w:lang w:val="is-IS"/>
        </w:rPr>
        <w:t>leitast</w:t>
      </w:r>
      <w:r w:rsidRPr="00151BF5">
        <w:rPr>
          <w:spacing w:val="37"/>
          <w:lang w:val="is-IS"/>
        </w:rPr>
        <w:t xml:space="preserve"> </w:t>
      </w:r>
      <w:r w:rsidRPr="00151BF5">
        <w:rPr>
          <w:lang w:val="is-IS"/>
        </w:rPr>
        <w:t>við</w:t>
      </w:r>
      <w:r w:rsidRPr="00151BF5">
        <w:rPr>
          <w:spacing w:val="36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37"/>
          <w:lang w:val="is-IS"/>
        </w:rPr>
        <w:t xml:space="preserve"> </w:t>
      </w:r>
      <w:r w:rsidRPr="00151BF5">
        <w:rPr>
          <w:rFonts w:ascii="Times New Roman" w:hAnsi="Times New Roman"/>
          <w:i/>
          <w:lang w:val="is-IS"/>
        </w:rPr>
        <w:t>nýta</w:t>
      </w:r>
      <w:r w:rsidRPr="00151BF5">
        <w:rPr>
          <w:rFonts w:ascii="Times New Roman" w:hAnsi="Times New Roman"/>
          <w:i/>
          <w:spacing w:val="38"/>
          <w:lang w:val="is-IS"/>
        </w:rPr>
        <w:t xml:space="preserve"> </w:t>
      </w:r>
      <w:r w:rsidRPr="00151BF5">
        <w:rPr>
          <w:rFonts w:ascii="Times New Roman" w:hAnsi="Times New Roman"/>
          <w:i/>
          <w:lang w:val="is-IS"/>
        </w:rPr>
        <w:t>nám</w:t>
      </w:r>
      <w:r w:rsidRPr="00151BF5">
        <w:rPr>
          <w:rFonts w:ascii="Times New Roman" w:hAnsi="Times New Roman"/>
          <w:i/>
          <w:spacing w:val="38"/>
          <w:lang w:val="is-IS"/>
        </w:rPr>
        <w:t xml:space="preserve"> </w:t>
      </w:r>
      <w:r w:rsidRPr="00151BF5">
        <w:rPr>
          <w:rFonts w:ascii="Times New Roman" w:hAnsi="Times New Roman"/>
          <w:i/>
          <w:lang w:val="is-IS"/>
        </w:rPr>
        <w:t>í</w:t>
      </w:r>
      <w:r w:rsidRPr="00151BF5">
        <w:rPr>
          <w:rFonts w:ascii="Times New Roman" w:hAnsi="Times New Roman"/>
          <w:i/>
          <w:spacing w:val="38"/>
          <w:lang w:val="is-IS"/>
        </w:rPr>
        <w:t xml:space="preserve"> </w:t>
      </w:r>
      <w:r w:rsidRPr="00151BF5">
        <w:rPr>
          <w:rFonts w:ascii="Times New Roman" w:hAnsi="Times New Roman"/>
          <w:i/>
          <w:lang w:val="is-IS"/>
        </w:rPr>
        <w:t>verki</w:t>
      </w:r>
      <w:r w:rsidRPr="00151BF5">
        <w:rPr>
          <w:rFonts w:ascii="Times New Roman" w:hAnsi="Times New Roman"/>
          <w:i/>
          <w:spacing w:val="40"/>
          <w:lang w:val="is-IS"/>
        </w:rPr>
        <w:t xml:space="preserve"> </w:t>
      </w:r>
      <w:r w:rsidRPr="00151BF5">
        <w:rPr>
          <w:lang w:val="is-IS"/>
        </w:rPr>
        <w:t>(</w:t>
      </w:r>
      <w:r w:rsidR="00A927DA">
        <w:rPr>
          <w:lang w:val="is-IS"/>
        </w:rPr>
        <w:t xml:space="preserve">e. </w:t>
      </w:r>
      <w:proofErr w:type="spellStart"/>
      <w:r w:rsidRPr="00060770">
        <w:rPr>
          <w:rFonts w:ascii="Times New Roman" w:hAnsi="Times New Roman"/>
          <w:iCs/>
          <w:lang w:val="is-IS"/>
        </w:rPr>
        <w:t>Learning</w:t>
      </w:r>
      <w:proofErr w:type="spellEnd"/>
      <w:r w:rsidRPr="00060770">
        <w:rPr>
          <w:rFonts w:ascii="Times New Roman" w:hAnsi="Times New Roman"/>
          <w:iCs/>
          <w:spacing w:val="33"/>
          <w:lang w:val="is-IS"/>
        </w:rPr>
        <w:t xml:space="preserve"> </w:t>
      </w:r>
      <w:proofErr w:type="spellStart"/>
      <w:r w:rsidRPr="00060770">
        <w:rPr>
          <w:rFonts w:ascii="Times New Roman" w:hAnsi="Times New Roman"/>
          <w:iCs/>
          <w:lang w:val="is-IS"/>
        </w:rPr>
        <w:t>by</w:t>
      </w:r>
      <w:proofErr w:type="spellEnd"/>
      <w:r w:rsidRPr="00060770">
        <w:rPr>
          <w:rFonts w:ascii="Times New Roman" w:hAnsi="Times New Roman"/>
          <w:iCs/>
          <w:spacing w:val="33"/>
          <w:lang w:val="is-IS"/>
        </w:rPr>
        <w:t xml:space="preserve"> </w:t>
      </w:r>
      <w:proofErr w:type="spellStart"/>
      <w:r w:rsidRPr="00060770">
        <w:rPr>
          <w:rFonts w:ascii="Times New Roman" w:hAnsi="Times New Roman"/>
          <w:iCs/>
          <w:lang w:val="is-IS"/>
        </w:rPr>
        <w:t>Doing</w:t>
      </w:r>
      <w:proofErr w:type="spellEnd"/>
      <w:r w:rsidRPr="00A927DA">
        <w:rPr>
          <w:iCs/>
          <w:lang w:val="is-IS"/>
        </w:rPr>
        <w:t>,</w:t>
      </w:r>
      <w:r w:rsidRPr="00151BF5">
        <w:rPr>
          <w:spacing w:val="39"/>
          <w:lang w:val="is-IS"/>
        </w:rPr>
        <w:t xml:space="preserve"> </w:t>
      </w:r>
      <w:proofErr w:type="spellStart"/>
      <w:r w:rsidRPr="00151BF5">
        <w:rPr>
          <w:lang w:val="is-IS"/>
        </w:rPr>
        <w:t>LbD</w:t>
      </w:r>
      <w:proofErr w:type="spellEnd"/>
      <w:r w:rsidRPr="00151BF5">
        <w:rPr>
          <w:lang w:val="is-IS"/>
        </w:rPr>
        <w:t>)</w:t>
      </w:r>
      <w:r w:rsidRPr="00151BF5">
        <w:rPr>
          <w:spacing w:val="33"/>
          <w:lang w:val="is-IS"/>
        </w:rPr>
        <w:t xml:space="preserve"> </w:t>
      </w:r>
      <w:r w:rsidR="00A927DA">
        <w:rPr>
          <w:lang w:val="is-IS"/>
        </w:rPr>
        <w:t>(</w:t>
      </w:r>
      <w:r w:rsidR="00A927DA" w:rsidRPr="00FE01F2">
        <w:t>Bruce og Bloch,</w:t>
      </w:r>
      <w:r w:rsidRPr="00FE01F2">
        <w:t xml:space="preserve"> </w:t>
      </w:r>
      <w:r w:rsidR="006A20DF" w:rsidRPr="00FE01F2">
        <w:t>2012</w:t>
      </w:r>
      <w:r w:rsidR="003822B8" w:rsidRPr="00FE01F2">
        <w:t>)</w:t>
      </w:r>
      <w:r w:rsidR="006A20DF" w:rsidRPr="00FE01F2">
        <w:t>.</w:t>
      </w:r>
      <w:r w:rsidRPr="00151BF5">
        <w:rPr>
          <w:spacing w:val="8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33"/>
          <w:lang w:val="is-IS"/>
        </w:rPr>
        <w:t xml:space="preserve"> </w:t>
      </w:r>
      <w:r w:rsidRPr="00151BF5">
        <w:rPr>
          <w:lang w:val="is-IS"/>
        </w:rPr>
        <w:t>hverri</w:t>
      </w:r>
      <w:r w:rsidRPr="00151BF5">
        <w:rPr>
          <w:spacing w:val="33"/>
          <w:lang w:val="is-IS"/>
        </w:rPr>
        <w:t xml:space="preserve"> </w:t>
      </w:r>
      <w:r w:rsidRPr="00151BF5">
        <w:rPr>
          <w:lang w:val="is-IS"/>
        </w:rPr>
        <w:t>lotu</w:t>
      </w:r>
      <w:r w:rsidRPr="00151BF5">
        <w:rPr>
          <w:spacing w:val="33"/>
          <w:lang w:val="is-IS"/>
        </w:rPr>
        <w:t xml:space="preserve"> </w:t>
      </w:r>
      <w:r w:rsidRPr="00151BF5">
        <w:rPr>
          <w:lang w:val="is-IS"/>
        </w:rPr>
        <w:t>kynntu</w:t>
      </w:r>
      <w:r w:rsidRPr="00151BF5">
        <w:rPr>
          <w:spacing w:val="33"/>
          <w:lang w:val="is-IS"/>
        </w:rPr>
        <w:t xml:space="preserve"> </w:t>
      </w:r>
      <w:r w:rsidRPr="00151BF5">
        <w:rPr>
          <w:lang w:val="is-IS"/>
        </w:rPr>
        <w:t>þeir</w:t>
      </w:r>
      <w:r w:rsidRPr="00151BF5">
        <w:rPr>
          <w:spacing w:val="33"/>
          <w:lang w:val="is-IS"/>
        </w:rPr>
        <w:t xml:space="preserve"> </w:t>
      </w:r>
      <w:r w:rsidRPr="00151BF5">
        <w:rPr>
          <w:lang w:val="is-IS"/>
        </w:rPr>
        <w:t>sér nýja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aðferðafræði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úr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sviði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viðskiptagreindar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fengu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dæmi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vefþjónustur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 gagnasöfn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gætu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nýst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þeim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verkefnum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innan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ákveðins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iðnaðar.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Nemendur þurftu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sjálf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þróa</w:t>
      </w:r>
      <w:r w:rsidRPr="00151BF5">
        <w:rPr>
          <w:spacing w:val="-7"/>
          <w:lang w:val="is-IS"/>
        </w:rPr>
        <w:t xml:space="preserve"> </w:t>
      </w:r>
      <w:r w:rsidRPr="00151BF5">
        <w:rPr>
          <w:rFonts w:ascii="Times New Roman" w:hAnsi="Times New Roman"/>
          <w:i/>
          <w:lang w:val="is-IS"/>
        </w:rPr>
        <w:t>notkunartilvik</w:t>
      </w:r>
      <w:r w:rsidRPr="00151BF5">
        <w:rPr>
          <w:rFonts w:ascii="Times New Roman" w:hAnsi="Times New Roman"/>
          <w:i/>
          <w:spacing w:val="11"/>
          <w:lang w:val="is-IS"/>
        </w:rPr>
        <w:t xml:space="preserve"> </w:t>
      </w:r>
      <w:r w:rsidRPr="00151BF5">
        <w:rPr>
          <w:lang w:val="is-IS"/>
        </w:rPr>
        <w:t>(</w:t>
      </w:r>
      <w:r w:rsidR="00A927DA">
        <w:rPr>
          <w:lang w:val="is-IS"/>
        </w:rPr>
        <w:t xml:space="preserve">e. </w:t>
      </w:r>
      <w:proofErr w:type="spellStart"/>
      <w:r w:rsidRPr="00060770">
        <w:rPr>
          <w:rFonts w:ascii="Times New Roman" w:hAnsi="Times New Roman"/>
          <w:iCs/>
          <w:lang w:val="is-IS"/>
        </w:rPr>
        <w:t>use-case</w:t>
      </w:r>
      <w:proofErr w:type="spellEnd"/>
      <w:r w:rsidRPr="00151BF5">
        <w:rPr>
          <w:lang w:val="is-IS"/>
        </w:rPr>
        <w:t>)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fyrir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aðferðafræðina,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búa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6"/>
          <w:lang w:val="is-IS"/>
        </w:rPr>
        <w:t xml:space="preserve"> </w:t>
      </w:r>
      <w:r w:rsidR="00A927DA">
        <w:rPr>
          <w:lang w:val="is-IS"/>
        </w:rPr>
        <w:t>líkan</w:t>
      </w:r>
      <w:r w:rsidRPr="00151BF5">
        <w:rPr>
          <w:lang w:val="is-IS"/>
        </w:rPr>
        <w:t>, skila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skýrslu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kynna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niðurstöður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fyrir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hagsmunaaðilum.</w:t>
      </w:r>
      <w:r w:rsidRPr="00151BF5">
        <w:rPr>
          <w:spacing w:val="17"/>
          <w:lang w:val="is-IS"/>
        </w:rPr>
        <w:t xml:space="preserve"> </w:t>
      </w:r>
      <w:r w:rsidRPr="00151BF5">
        <w:rPr>
          <w:lang w:val="is-IS"/>
        </w:rPr>
        <w:t>Öll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vinnan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fór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fram í</w:t>
      </w:r>
      <w:r w:rsidRPr="00151BF5">
        <w:rPr>
          <w:spacing w:val="-13"/>
          <w:lang w:val="is-IS"/>
        </w:rPr>
        <w:t xml:space="preserve"> </w:t>
      </w:r>
      <w:proofErr w:type="spellStart"/>
      <w:r w:rsidRPr="00151BF5">
        <w:rPr>
          <w:lang w:val="is-IS"/>
        </w:rPr>
        <w:t>GitHub</w:t>
      </w:r>
      <w:proofErr w:type="spellEnd"/>
      <w:r w:rsidRPr="00151BF5">
        <w:rPr>
          <w:lang w:val="is-IS"/>
        </w:rPr>
        <w:t>-umhverfinu,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þar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fylgdist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framvindu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verkefna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gat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metið hæfni nemenda í að rýna vinnu teymisfélaga sinna.</w:t>
      </w:r>
    </w:p>
    <w:p w14:paraId="2CB3D668" w14:textId="20F065D7" w:rsidR="006A20DF" w:rsidRPr="00151BF5" w:rsidRDefault="00000000">
      <w:pPr>
        <w:pStyle w:val="BodyText"/>
        <w:spacing w:line="252" w:lineRule="auto"/>
        <w:ind w:left="875" w:right="888" w:firstLine="298"/>
        <w:jc w:val="both"/>
        <w:rPr>
          <w:lang w:val="is-IS"/>
        </w:rPr>
      </w:pPr>
      <w:r w:rsidRPr="00151BF5">
        <w:rPr>
          <w:spacing w:val="-2"/>
          <w:lang w:val="is-IS"/>
        </w:rPr>
        <w:t>Þegar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ég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spurði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þessa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sömu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nemendur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um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sex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mánuðum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síðar,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eftir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sumir </w:t>
      </w:r>
      <w:r w:rsidRPr="00151BF5">
        <w:rPr>
          <w:lang w:val="is-IS"/>
        </w:rPr>
        <w:t>höfðu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hafið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störf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sviði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viðskiptagreindar,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lýstu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þeir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reynslunni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mjög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 xml:space="preserve">jákvætt. Nemendur sáu tilganginn með verkefnavinnu og upplifðu að hún hefði kennt </w:t>
      </w:r>
      <w:r w:rsidRPr="00151BF5">
        <w:rPr>
          <w:spacing w:val="-2"/>
          <w:lang w:val="is-IS"/>
        </w:rPr>
        <w:t>þeim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marga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mikilvæga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færniþætti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þeir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gátu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nýtt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sér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strax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starfi.</w:t>
      </w:r>
      <w:r w:rsidRPr="00151BF5">
        <w:rPr>
          <w:spacing w:val="21"/>
          <w:lang w:val="is-IS"/>
        </w:rPr>
        <w:t xml:space="preserve"> </w:t>
      </w:r>
      <w:r w:rsidRPr="00151BF5">
        <w:rPr>
          <w:spacing w:val="-2"/>
          <w:lang w:val="is-IS"/>
        </w:rPr>
        <w:t>Verkefnin voru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nemendamiðuð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hvetjandi,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þar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þau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kröfðust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frumkvæðis,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 xml:space="preserve">samvinnu </w:t>
      </w:r>
      <w:r w:rsidRPr="00151BF5">
        <w:rPr>
          <w:lang w:val="is-IS"/>
        </w:rPr>
        <w:t>og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sjálfstæðrar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ákvarðanatöku.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Þó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-12"/>
          <w:lang w:val="is-IS"/>
        </w:rPr>
        <w:t xml:space="preserve"> </w:t>
      </w:r>
      <w:r w:rsidR="00A927DA">
        <w:rPr>
          <w:lang w:val="is-IS"/>
        </w:rPr>
        <w:t>tækju</w:t>
      </w:r>
      <w:r w:rsidR="00A927DA"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almennt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vel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kynnast</w:t>
      </w:r>
      <w:r w:rsidRPr="00151BF5">
        <w:rPr>
          <w:spacing w:val="-12"/>
          <w:lang w:val="is-IS"/>
        </w:rPr>
        <w:t xml:space="preserve"> </w:t>
      </w:r>
      <w:proofErr w:type="spellStart"/>
      <w:r w:rsidRPr="00151BF5">
        <w:rPr>
          <w:lang w:val="is-IS"/>
        </w:rPr>
        <w:t>GitHub</w:t>
      </w:r>
      <w:proofErr w:type="spellEnd"/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strax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námi,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fannst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þeim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erfitt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tileinka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sér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kerfið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byrjun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skipulagðri þjálfun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hefði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verið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þörf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snemma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námskeiðinu.</w:t>
      </w:r>
      <w:r w:rsidRPr="00151BF5">
        <w:rPr>
          <w:spacing w:val="9"/>
          <w:lang w:val="is-IS"/>
        </w:rPr>
        <w:t xml:space="preserve"> </w:t>
      </w:r>
      <w:r w:rsidRPr="00151BF5">
        <w:rPr>
          <w:lang w:val="is-IS"/>
        </w:rPr>
        <w:t>Verkaskipting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teymunum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var stundum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ójöfn,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höfðu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væntingar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um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jafningjamat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borð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við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 xml:space="preserve">það </w:t>
      </w:r>
      <w:r w:rsidRPr="00151BF5">
        <w:rPr>
          <w:spacing w:val="-2"/>
          <w:lang w:val="is-IS"/>
        </w:rPr>
        <w:t>sem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tíðkast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öðrum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námskeiðum,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þar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framlag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hvers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einstaklings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hefur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áhrif </w:t>
      </w:r>
      <w:r w:rsidRPr="00151BF5">
        <w:rPr>
          <w:lang w:val="is-IS"/>
        </w:rPr>
        <w:t>á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verkefnaeinkunn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teymisins.</w:t>
      </w:r>
      <w:r w:rsidRPr="00151BF5">
        <w:rPr>
          <w:spacing w:val="6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minni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útfærslu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verkefnaeinkunn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hins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vegar sú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sama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fyrir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alla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teymismeðlimi,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en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þátttaka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hvers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nemanda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metin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sérstakri einkunn, byggð á sýnilegu framlagi í verkefninu (t.d.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 xml:space="preserve">á </w:t>
      </w:r>
      <w:proofErr w:type="spellStart"/>
      <w:r w:rsidRPr="00151BF5">
        <w:rPr>
          <w:lang w:val="is-IS"/>
        </w:rPr>
        <w:t>GitHub</w:t>
      </w:r>
      <w:proofErr w:type="spellEnd"/>
      <w:r w:rsidRPr="00151BF5">
        <w:rPr>
          <w:lang w:val="is-IS"/>
        </w:rPr>
        <w:t xml:space="preserve">) og í </w:t>
      </w:r>
      <w:proofErr w:type="spellStart"/>
      <w:r w:rsidRPr="00151BF5">
        <w:rPr>
          <w:lang w:val="is-IS"/>
        </w:rPr>
        <w:t>einstaklingsígrundun</w:t>
      </w:r>
      <w:proofErr w:type="spellEnd"/>
      <w:r w:rsidRPr="00151BF5">
        <w:rPr>
          <w:lang w:val="is-IS"/>
        </w:rPr>
        <w:t>. Þessar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tvær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einkunnir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höfðu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álíka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vægi,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þannig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bæði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teymisframlag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virk</w:t>
      </w:r>
      <w:r w:rsidR="00A927DA">
        <w:rPr>
          <w:lang w:val="is-IS"/>
        </w:rPr>
        <w:t>ni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einstakling</w:t>
      </w:r>
      <w:r w:rsidR="00A927DA">
        <w:rPr>
          <w:lang w:val="is-IS"/>
        </w:rPr>
        <w:t>s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skiptu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máli.</w:t>
      </w:r>
      <w:r w:rsidRPr="00151BF5">
        <w:rPr>
          <w:spacing w:val="13"/>
          <w:lang w:val="is-IS"/>
        </w:rPr>
        <w:t xml:space="preserve"> </w:t>
      </w:r>
      <w:r w:rsidRPr="00151BF5">
        <w:rPr>
          <w:lang w:val="is-IS"/>
        </w:rPr>
        <w:t>Mér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fannst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þetta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sanngjarnara</w:t>
      </w:r>
    </w:p>
    <w:p w14:paraId="0A351E6A" w14:textId="77777777" w:rsidR="006A20DF" w:rsidRPr="00151BF5" w:rsidRDefault="00000000">
      <w:pPr>
        <w:pStyle w:val="BodyText"/>
        <w:spacing w:before="7"/>
        <w:rPr>
          <w:sz w:val="7"/>
          <w:lang w:val="is-IS"/>
        </w:rPr>
      </w:pPr>
      <w:r w:rsidRPr="00151BF5">
        <w:rPr>
          <w:noProof/>
          <w:sz w:val="7"/>
          <w:lang w:val="is-IS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0F9C4A" wp14:editId="48EB89C4">
                <wp:simplePos x="0" y="0"/>
                <wp:positionH relativeFrom="page">
                  <wp:posOffset>1698853</wp:posOffset>
                </wp:positionH>
                <wp:positionV relativeFrom="paragraph">
                  <wp:posOffset>70699</wp:posOffset>
                </wp:positionV>
                <wp:extent cx="174625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46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0">
                              <a:moveTo>
                                <a:pt x="0" y="0"/>
                              </a:moveTo>
                              <a:lnTo>
                                <a:pt x="17460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7513C" id="Graphic 2" o:spid="_x0000_s1026" style="position:absolute;margin-left:133.75pt;margin-top:5.55pt;width:137.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7462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" path="m,l1746021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2DC78B0" w14:textId="77777777" w:rsidR="006A20DF" w:rsidRPr="00151BF5" w:rsidRDefault="00000000">
      <w:pPr>
        <w:spacing w:before="37" w:line="211" w:lineRule="auto"/>
        <w:ind w:left="875" w:right="887" w:firstLine="221"/>
        <w:jc w:val="both"/>
        <w:rPr>
          <w:rFonts w:ascii="Palatino Linotype" w:hAnsi="Palatino Linotype"/>
          <w:sz w:val="16"/>
          <w:lang w:val="is-IS"/>
        </w:rPr>
      </w:pPr>
      <w:r w:rsidRPr="00151BF5">
        <w:rPr>
          <w:rFonts w:ascii="Lucida Console" w:hAnsi="Lucida Console"/>
          <w:position w:val="6"/>
          <w:sz w:val="12"/>
          <w:lang w:val="is-IS"/>
        </w:rPr>
        <w:t>1</w:t>
      </w:r>
      <w:bookmarkStart w:id="1" w:name="_bookmark0"/>
      <w:bookmarkEnd w:id="1"/>
      <w:proofErr w:type="spellStart"/>
      <w:r w:rsidRPr="00151BF5">
        <w:rPr>
          <w:rFonts w:ascii="Palatino Linotype" w:hAnsi="Palatino Linotype"/>
          <w:sz w:val="16"/>
          <w:lang w:val="is-IS"/>
        </w:rPr>
        <w:t>GitHub</w:t>
      </w:r>
      <w:proofErr w:type="spellEnd"/>
      <w:r w:rsidRPr="00151BF5">
        <w:rPr>
          <w:rFonts w:ascii="Palatino Linotype" w:hAnsi="Palatino Linotype"/>
          <w:sz w:val="16"/>
          <w:lang w:val="is-IS"/>
        </w:rPr>
        <w:t xml:space="preserve"> er alþjóðlegt vefkerfi fyrir útgáfustýringu og samvinnu í hugbúnaðargerð sem</w:t>
      </w:r>
      <w:r w:rsidRPr="00151BF5">
        <w:rPr>
          <w:rFonts w:ascii="Palatino Linotype" w:hAnsi="Palatino Linotype"/>
          <w:spacing w:val="40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z w:val="16"/>
          <w:lang w:val="is-IS"/>
        </w:rPr>
        <w:t>b</w:t>
      </w:r>
      <w:bookmarkStart w:id="2" w:name="_bookmark1"/>
      <w:bookmarkEnd w:id="2"/>
      <w:r w:rsidRPr="00151BF5">
        <w:rPr>
          <w:rFonts w:ascii="Palatino Linotype" w:hAnsi="Palatino Linotype"/>
          <w:sz w:val="16"/>
          <w:lang w:val="is-IS"/>
        </w:rPr>
        <w:t xml:space="preserve">yggir á </w:t>
      </w:r>
      <w:proofErr w:type="spellStart"/>
      <w:r w:rsidRPr="00151BF5">
        <w:rPr>
          <w:rFonts w:ascii="Palatino Linotype" w:hAnsi="Palatino Linotype"/>
          <w:sz w:val="16"/>
          <w:lang w:val="is-IS"/>
        </w:rPr>
        <w:t>Git</w:t>
      </w:r>
      <w:proofErr w:type="spellEnd"/>
      <w:r w:rsidRPr="00151BF5">
        <w:rPr>
          <w:rFonts w:ascii="Palatino Linotype" w:hAnsi="Palatino Linotype"/>
          <w:sz w:val="16"/>
          <w:lang w:val="is-IS"/>
        </w:rPr>
        <w:t xml:space="preserve"> og er mikið notað í atvinnulífinu.</w:t>
      </w:r>
    </w:p>
    <w:p w14:paraId="4F0EC9E9" w14:textId="77777777" w:rsidR="006A20DF" w:rsidRPr="00151BF5" w:rsidRDefault="00000000">
      <w:pPr>
        <w:spacing w:line="211" w:lineRule="auto"/>
        <w:ind w:left="875" w:right="888" w:firstLine="221"/>
        <w:jc w:val="both"/>
        <w:rPr>
          <w:rFonts w:ascii="Palatino Linotype" w:hAnsi="Palatino Linotype"/>
          <w:sz w:val="16"/>
          <w:lang w:val="is-IS"/>
        </w:rPr>
      </w:pPr>
      <w:r w:rsidRPr="00151BF5">
        <w:rPr>
          <w:rFonts w:ascii="Lucida Console" w:hAnsi="Lucida Console"/>
          <w:w w:val="105"/>
          <w:position w:val="6"/>
          <w:sz w:val="12"/>
          <w:lang w:val="is-IS"/>
        </w:rPr>
        <w:t>2</w:t>
      </w:r>
      <w:proofErr w:type="spellStart"/>
      <w:r w:rsidRPr="00151BF5">
        <w:rPr>
          <w:rFonts w:ascii="Palatino Linotype" w:hAnsi="Palatino Linotype"/>
          <w:w w:val="105"/>
          <w:sz w:val="16"/>
          <w:lang w:val="is-IS"/>
        </w:rPr>
        <w:t>GitHub</w:t>
      </w:r>
      <w:proofErr w:type="spellEnd"/>
      <w:r w:rsidRPr="00151BF5">
        <w:rPr>
          <w:rFonts w:ascii="Palatino Linotype" w:hAnsi="Palatino Linotype"/>
          <w:w w:val="105"/>
          <w:sz w:val="16"/>
          <w:lang w:val="is-IS"/>
        </w:rPr>
        <w:t xml:space="preserve"> </w:t>
      </w:r>
      <w:proofErr w:type="spellStart"/>
      <w:r w:rsidRPr="00151BF5">
        <w:rPr>
          <w:rFonts w:ascii="Palatino Linotype" w:hAnsi="Palatino Linotype"/>
          <w:w w:val="105"/>
          <w:sz w:val="16"/>
          <w:lang w:val="is-IS"/>
        </w:rPr>
        <w:t>Classroom</w:t>
      </w:r>
      <w:proofErr w:type="spellEnd"/>
      <w:r w:rsidRPr="00151BF5">
        <w:rPr>
          <w:rFonts w:ascii="Palatino Linotype" w:hAnsi="Palatino Linotype"/>
          <w:w w:val="105"/>
          <w:sz w:val="16"/>
          <w:lang w:val="is-IS"/>
        </w:rPr>
        <w:t xml:space="preserve"> (</w:t>
      </w:r>
      <w:hyperlink r:id="rId14">
        <w:r w:rsidR="006A20DF" w:rsidRPr="00151BF5">
          <w:rPr>
            <w:w w:val="105"/>
            <w:sz w:val="16"/>
            <w:lang w:val="is-IS"/>
          </w:rPr>
          <w:t>https://classroom.github.com</w:t>
        </w:r>
      </w:hyperlink>
      <w:r w:rsidRPr="00151BF5">
        <w:rPr>
          <w:rFonts w:ascii="Palatino Linotype" w:hAnsi="Palatino Linotype"/>
          <w:w w:val="105"/>
          <w:sz w:val="16"/>
          <w:lang w:val="is-IS"/>
        </w:rPr>
        <w:t xml:space="preserve">) er viðbót sem gerir kennurum kleift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að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skipuleggja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verkefni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og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styðja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samvinnu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nemenda; þjónustan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er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ókeypis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fyrir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alla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í</w:t>
      </w:r>
      <w:r w:rsidRPr="00151BF5">
        <w:rPr>
          <w:rFonts w:ascii="Palatino Linotype" w:hAnsi="Palatino Linotype"/>
          <w:spacing w:val="-3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háskóla-</w:t>
      </w:r>
      <w:r w:rsidRPr="00151BF5">
        <w:rPr>
          <w:rFonts w:ascii="Palatino Linotype" w:hAnsi="Palatino Linotype"/>
          <w:spacing w:val="40"/>
          <w:w w:val="105"/>
          <w:sz w:val="16"/>
          <w:lang w:val="is-IS"/>
        </w:rPr>
        <w:t xml:space="preserve"> </w:t>
      </w:r>
      <w:r w:rsidRPr="00151BF5">
        <w:rPr>
          <w:rFonts w:ascii="Palatino Linotype" w:hAnsi="Palatino Linotype"/>
          <w:spacing w:val="-2"/>
          <w:w w:val="105"/>
          <w:sz w:val="16"/>
          <w:lang w:val="is-IS"/>
        </w:rPr>
        <w:t>samfélaginu.</w:t>
      </w:r>
    </w:p>
    <w:p w14:paraId="0564BE8C" w14:textId="77777777" w:rsidR="006A20DF" w:rsidRPr="00151BF5" w:rsidRDefault="006A20DF">
      <w:pPr>
        <w:spacing w:line="211" w:lineRule="auto"/>
        <w:jc w:val="both"/>
        <w:rPr>
          <w:rFonts w:ascii="Palatino Linotype" w:hAnsi="Palatino Linotype"/>
          <w:sz w:val="16"/>
          <w:lang w:val="is-IS"/>
        </w:rPr>
        <w:sectPr w:rsidR="006A20DF" w:rsidRPr="00151BF5">
          <w:pgSz w:w="12240" w:h="15840"/>
          <w:pgMar w:top="1820" w:right="1800" w:bottom="1960" w:left="1800" w:header="0" w:footer="1774" w:gutter="0"/>
          <w:cols w:space="720"/>
        </w:sectPr>
      </w:pPr>
    </w:p>
    <w:p w14:paraId="04EEBE9B" w14:textId="77777777" w:rsidR="006A20DF" w:rsidRPr="00151BF5" w:rsidRDefault="006A20DF">
      <w:pPr>
        <w:pStyle w:val="BodyText"/>
        <w:rPr>
          <w:rFonts w:ascii="Palatino Linotype"/>
          <w:lang w:val="is-IS"/>
        </w:rPr>
      </w:pPr>
    </w:p>
    <w:p w14:paraId="5612E732" w14:textId="77777777" w:rsidR="006A20DF" w:rsidRPr="00151BF5" w:rsidRDefault="006A20DF">
      <w:pPr>
        <w:pStyle w:val="BodyText"/>
        <w:spacing w:before="152"/>
        <w:rPr>
          <w:rFonts w:ascii="Palatino Linotype"/>
          <w:lang w:val="is-IS"/>
        </w:rPr>
      </w:pPr>
    </w:p>
    <w:p w14:paraId="2E3C4D6B" w14:textId="77777777" w:rsidR="006A20DF" w:rsidRPr="00151BF5" w:rsidRDefault="00000000">
      <w:pPr>
        <w:pStyle w:val="BodyText"/>
        <w:spacing w:line="252" w:lineRule="auto"/>
        <w:ind w:left="875" w:right="889"/>
        <w:jc w:val="both"/>
        <w:rPr>
          <w:lang w:val="is-IS"/>
        </w:rPr>
      </w:pPr>
      <w:r w:rsidRPr="00151BF5">
        <w:rPr>
          <w:lang w:val="is-IS"/>
        </w:rPr>
        <w:t>fyrir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nemendur,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en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upplifun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þeirra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önnur,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áhersla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einstaklingsframlag þyrfti að koma skýrar fram í námsmati.</w:t>
      </w:r>
    </w:p>
    <w:p w14:paraId="5A72DD0F" w14:textId="17EE1A16" w:rsidR="006A20DF" w:rsidRPr="00151BF5" w:rsidRDefault="00000000">
      <w:pPr>
        <w:pStyle w:val="BodyText"/>
        <w:spacing w:before="1" w:line="252" w:lineRule="auto"/>
        <w:ind w:left="875" w:right="887" w:firstLine="298"/>
        <w:jc w:val="both"/>
        <w:rPr>
          <w:lang w:val="is-IS"/>
        </w:rPr>
      </w:pPr>
      <w:r w:rsidRPr="00151BF5">
        <w:rPr>
          <w:lang w:val="is-IS"/>
        </w:rPr>
        <w:t>Reynslan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af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verkefnavinnu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fyrirtæki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hins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vegar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flóknari.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 xml:space="preserve">flestum </w:t>
      </w:r>
      <w:r w:rsidRPr="00151BF5">
        <w:rPr>
          <w:spacing w:val="-2"/>
          <w:lang w:val="is-IS"/>
        </w:rPr>
        <w:t>lotum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námskeiðsins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sótti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ég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efnivið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úr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eigin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starfsreynslu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gegndi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þannig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 xml:space="preserve">bæði </w:t>
      </w:r>
      <w:r w:rsidRPr="00151BF5">
        <w:rPr>
          <w:lang w:val="is-IS"/>
        </w:rPr>
        <w:t>hlutverki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kennara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fyrirtækisins.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Verkefnin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byggðu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því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þemum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úr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mínu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 xml:space="preserve">eig- </w:t>
      </w:r>
      <w:proofErr w:type="spellStart"/>
      <w:r w:rsidRPr="00151BF5">
        <w:rPr>
          <w:lang w:val="is-IS"/>
        </w:rPr>
        <w:t>in</w:t>
      </w:r>
      <w:proofErr w:type="spellEnd"/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sérsviði,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gerði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mér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kleift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meta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niðurstöður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nemenda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hliðsjón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af námsmarkmiðum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fræðilegri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nákvæmni.</w:t>
      </w:r>
      <w:r w:rsidRPr="00151BF5">
        <w:rPr>
          <w:spacing w:val="27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einni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lotu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tók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hins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vegar</w:t>
      </w:r>
      <w:r w:rsidRPr="00151BF5">
        <w:rPr>
          <w:spacing w:val="-1"/>
          <w:lang w:val="is-IS"/>
        </w:rPr>
        <w:t xml:space="preserve"> </w:t>
      </w:r>
      <w:proofErr w:type="spellStart"/>
      <w:r w:rsidRPr="00151BF5">
        <w:rPr>
          <w:lang w:val="is-IS"/>
        </w:rPr>
        <w:t>utanað</w:t>
      </w:r>
      <w:proofErr w:type="spellEnd"/>
      <w:r w:rsidRPr="00151BF5">
        <w:rPr>
          <w:lang w:val="is-IS"/>
        </w:rPr>
        <w:t>- komandi fyrirtæki þátt með því að útvega gögn, hlusta á kynningar og spyrja nemendur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spurninga. Þá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kom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skýrt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fram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nálganir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okkar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voru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 xml:space="preserve">ólíkar: </w:t>
      </w:r>
      <w:r w:rsidR="0048301D">
        <w:rPr>
          <w:lang w:val="is-IS"/>
        </w:rPr>
        <w:t>É</w:t>
      </w:r>
      <w:r w:rsidRPr="00151BF5">
        <w:rPr>
          <w:lang w:val="is-IS"/>
        </w:rPr>
        <w:t>g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 xml:space="preserve">gat </w:t>
      </w:r>
      <w:r w:rsidRPr="00151BF5">
        <w:rPr>
          <w:spacing w:val="-4"/>
          <w:lang w:val="is-IS"/>
        </w:rPr>
        <w:t xml:space="preserve">horft </w:t>
      </w:r>
      <w:proofErr w:type="spellStart"/>
      <w:r w:rsidRPr="00151BF5">
        <w:rPr>
          <w:spacing w:val="-4"/>
          <w:lang w:val="is-IS"/>
        </w:rPr>
        <w:t>framhjá</w:t>
      </w:r>
      <w:proofErr w:type="spellEnd"/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smávægilegum villum ef verkefnið í heild var vel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 xml:space="preserve">unnið, en fulltrúar </w:t>
      </w:r>
      <w:r w:rsidRPr="00151BF5">
        <w:rPr>
          <w:lang w:val="is-IS"/>
        </w:rPr>
        <w:t>fyrirtækisins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misstu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traust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ef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þeir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sáu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galla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undirstöðu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verkefnisins,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 xml:space="preserve">dæmis </w:t>
      </w:r>
      <w:r w:rsidRPr="00151BF5">
        <w:rPr>
          <w:spacing w:val="-2"/>
          <w:lang w:val="is-IS"/>
        </w:rPr>
        <w:t>misskilning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á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túlkun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gagna.</w:t>
      </w:r>
      <w:r w:rsidRPr="00151BF5">
        <w:rPr>
          <w:spacing w:val="14"/>
          <w:lang w:val="is-IS"/>
        </w:rPr>
        <w:t xml:space="preserve"> </w:t>
      </w:r>
      <w:r w:rsidRPr="00151BF5">
        <w:rPr>
          <w:spacing w:val="-2"/>
          <w:lang w:val="is-IS"/>
        </w:rPr>
        <w:t>Fyrir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þeim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skipti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fræðileg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nákvæmni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minna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máli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 xml:space="preserve">en </w:t>
      </w:r>
      <w:r w:rsidRPr="00151BF5">
        <w:rPr>
          <w:lang w:val="is-IS"/>
        </w:rPr>
        <w:t>hagnýtt notagildi og traust á niðurstöðum byggðist á hvort þær gætu nýst þeim í raunverulegu samhengi.</w:t>
      </w:r>
    </w:p>
    <w:p w14:paraId="03976477" w14:textId="2CB1B62F" w:rsidR="006A20DF" w:rsidRPr="00151BF5" w:rsidRDefault="00000000">
      <w:pPr>
        <w:pStyle w:val="BodyText"/>
        <w:spacing w:before="6" w:line="252" w:lineRule="auto"/>
        <w:ind w:left="875" w:right="888" w:firstLine="298"/>
        <w:jc w:val="both"/>
        <w:rPr>
          <w:lang w:val="is-IS"/>
        </w:rPr>
      </w:pPr>
      <w:r w:rsidRPr="00151BF5">
        <w:rPr>
          <w:spacing w:val="-2"/>
          <w:lang w:val="is-IS"/>
        </w:rPr>
        <w:t>Þessi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reynsla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undirstrikaði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væntingar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háskóla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atvinnulífs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eru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ekki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alltaf </w:t>
      </w:r>
      <w:r w:rsidRPr="00151BF5">
        <w:rPr>
          <w:lang w:val="is-IS"/>
        </w:rPr>
        <w:t>samhljóða og sýndi mikilvægi fjölbreyttrar framsetningar verkefna</w:t>
      </w:r>
      <w:r w:rsidR="00A927DA">
        <w:rPr>
          <w:spacing w:val="40"/>
          <w:lang w:val="is-IS"/>
        </w:rPr>
        <w:t xml:space="preserve">; </w:t>
      </w:r>
      <w:r w:rsidR="00A927DA" w:rsidRPr="00060770">
        <w:t>þau</w:t>
      </w:r>
      <w:r w:rsidR="00A927DA">
        <w:rPr>
          <w:spacing w:val="40"/>
          <w:lang w:val="is-IS"/>
        </w:rPr>
        <w:t xml:space="preserve"> </w:t>
      </w:r>
      <w:r w:rsidRPr="00151BF5">
        <w:rPr>
          <w:lang w:val="is-IS"/>
        </w:rPr>
        <w:t>þurfa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sýna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bæði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fræðilega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dýpt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hagnýtt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gildi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uppfylla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kröfur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beggja aðila.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Nemendur þurfa einnig að átta sig á að þegar þau kynna verkefni fyrir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fyrirtæki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eru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væntingar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öðruvísi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en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þegar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þau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kynna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fyrir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kennara,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því þarf að undirbúa sig á annan hátt.</w:t>
      </w:r>
      <w:r w:rsidRPr="00151BF5">
        <w:rPr>
          <w:spacing w:val="19"/>
          <w:lang w:val="is-IS"/>
        </w:rPr>
        <w:t xml:space="preserve"> </w:t>
      </w:r>
      <w:r w:rsidRPr="00151BF5">
        <w:rPr>
          <w:lang w:val="is-IS"/>
        </w:rPr>
        <w:t>Þetta reynir á hæfni þeirra til að meta hvað skiptir mestu máli fyrir mismunandi áhorfendur og hvernig þau sýna framlag sitt skýrt og trúverðugt.</w:t>
      </w:r>
    </w:p>
    <w:p w14:paraId="61F5DECD" w14:textId="77777777" w:rsidR="006A20DF" w:rsidRPr="00151BF5" w:rsidRDefault="00000000">
      <w:pPr>
        <w:pStyle w:val="BodyText"/>
        <w:spacing w:before="4" w:line="252" w:lineRule="auto"/>
        <w:ind w:left="875" w:right="887" w:firstLine="298"/>
        <w:jc w:val="both"/>
        <w:rPr>
          <w:lang w:val="is-IS"/>
        </w:rPr>
      </w:pPr>
      <w:r w:rsidRPr="00151BF5">
        <w:rPr>
          <w:lang w:val="is-IS"/>
        </w:rPr>
        <w:t>Helstu ástæður endurhönnunar námskeiðsins voru því: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(i) misræmi milli námsárangurs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væntinga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atvinnulífsins,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(ii)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mikið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vinnuálag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ójafnt</w:t>
      </w:r>
      <w:r w:rsidRPr="00151BF5">
        <w:rPr>
          <w:spacing w:val="-9"/>
          <w:lang w:val="is-IS"/>
        </w:rPr>
        <w:t xml:space="preserve"> </w:t>
      </w:r>
      <w:proofErr w:type="spellStart"/>
      <w:r w:rsidRPr="00151BF5">
        <w:rPr>
          <w:lang w:val="is-IS"/>
        </w:rPr>
        <w:t>skipu</w:t>
      </w:r>
      <w:proofErr w:type="spellEnd"/>
      <w:r w:rsidRPr="00151BF5">
        <w:rPr>
          <w:lang w:val="is-IS"/>
        </w:rPr>
        <w:t>- lögð hópvinna, og (iii) þörf á að færa kennsluna nær raunverulegum viðfangs- efnum og verkferlum.</w:t>
      </w:r>
    </w:p>
    <w:p w14:paraId="307159CE" w14:textId="77777777" w:rsidR="006A20DF" w:rsidRPr="00151BF5" w:rsidRDefault="006A20DF">
      <w:pPr>
        <w:pStyle w:val="BodyText"/>
        <w:spacing w:before="111"/>
        <w:rPr>
          <w:lang w:val="is-IS"/>
        </w:rPr>
      </w:pPr>
    </w:p>
    <w:p w14:paraId="078F0CEE" w14:textId="77777777" w:rsidR="006A20DF" w:rsidRPr="00151BF5" w:rsidRDefault="00000000">
      <w:pPr>
        <w:pStyle w:val="Heading1"/>
        <w:spacing w:before="1"/>
        <w:rPr>
          <w:lang w:val="is-IS"/>
        </w:rPr>
      </w:pPr>
      <w:r w:rsidRPr="00151BF5">
        <w:rPr>
          <w:w w:val="105"/>
          <w:lang w:val="is-IS"/>
        </w:rPr>
        <w:t>LOUIS-</w:t>
      </w:r>
      <w:r w:rsidRPr="00151BF5">
        <w:rPr>
          <w:spacing w:val="-2"/>
          <w:w w:val="110"/>
          <w:lang w:val="is-IS"/>
        </w:rPr>
        <w:t>hæfniramminn</w:t>
      </w:r>
    </w:p>
    <w:p w14:paraId="15EFB8D1" w14:textId="0A9DF137" w:rsidR="006A20DF" w:rsidRPr="00151BF5" w:rsidRDefault="00000000">
      <w:pPr>
        <w:pStyle w:val="BodyText"/>
        <w:spacing w:before="190" w:line="252" w:lineRule="auto"/>
        <w:ind w:left="875" w:right="886"/>
        <w:jc w:val="both"/>
        <w:rPr>
          <w:lang w:val="is-IS"/>
        </w:rPr>
      </w:pPr>
      <w:r w:rsidRPr="00151BF5">
        <w:rPr>
          <w:lang w:val="is-IS"/>
        </w:rPr>
        <w:t>Ég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hafði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ekki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fylgt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nýjungum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kennslufræði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meðan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frá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akademíunni,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og sótti því vinnustofu hjá Kennslumiðstöð Háskóla Íslands sem hluta af endur- menntun minni.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Vinnustofan bauð upp á kynningu á LOUIS-hæfniramma</w:t>
      </w:r>
      <w:r w:rsidR="00A927DA">
        <w:rPr>
          <w:lang w:val="is-IS"/>
        </w:rPr>
        <w:t>num</w:t>
      </w:r>
      <w:r w:rsidRPr="00151BF5">
        <w:rPr>
          <w:lang w:val="is-IS"/>
        </w:rPr>
        <w:t xml:space="preserve"> og leiðsögn við að beita honum í eigin námskeiðum.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Hún reyndist afar gagnleg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veitti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skýra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innsýn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hvernig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hæfniramminn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tengist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námsmarkmiðum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 xml:space="preserve">og </w:t>
      </w:r>
      <w:r w:rsidRPr="00151BF5">
        <w:rPr>
          <w:spacing w:val="-2"/>
          <w:lang w:val="is-IS"/>
        </w:rPr>
        <w:t>verkefnum.</w:t>
      </w:r>
    </w:p>
    <w:p w14:paraId="2891DFCD" w14:textId="2CFAD4E3" w:rsidR="006A20DF" w:rsidRPr="00151BF5" w:rsidRDefault="00000000">
      <w:pPr>
        <w:pStyle w:val="BodyText"/>
        <w:spacing w:before="3" w:line="252" w:lineRule="auto"/>
        <w:ind w:left="875" w:right="887" w:firstLine="298"/>
        <w:jc w:val="both"/>
        <w:rPr>
          <w:lang w:val="is-IS"/>
        </w:rPr>
      </w:pPr>
      <w:r w:rsidRPr="00151BF5">
        <w:rPr>
          <w:spacing w:val="-2"/>
          <w:lang w:val="is-IS"/>
        </w:rPr>
        <w:t>LOUIS-hæfniramminn</w:t>
      </w:r>
      <w:r w:rsidRPr="00151BF5">
        <w:rPr>
          <w:spacing w:val="-11"/>
          <w:lang w:val="is-IS"/>
        </w:rPr>
        <w:t xml:space="preserve"> </w:t>
      </w:r>
      <w:r w:rsidR="003822B8">
        <w:rPr>
          <w:spacing w:val="-2"/>
          <w:lang w:val="is-IS"/>
        </w:rPr>
        <w:t>(</w:t>
      </w:r>
      <w:r w:rsidR="006A20DF" w:rsidRPr="00151BF5">
        <w:rPr>
          <w:spacing w:val="-2"/>
          <w:lang w:val="is-IS"/>
        </w:rPr>
        <w:t>Aurora</w:t>
      </w:r>
      <w:r w:rsidR="006A20DF" w:rsidRPr="00151BF5">
        <w:rPr>
          <w:spacing w:val="-10"/>
          <w:lang w:val="is-IS"/>
        </w:rPr>
        <w:t xml:space="preserve"> </w:t>
      </w:r>
      <w:r w:rsidR="00FE01F2">
        <w:rPr>
          <w:spacing w:val="-10"/>
          <w:lang w:val="is-IS"/>
        </w:rPr>
        <w:t xml:space="preserve">European </w:t>
      </w:r>
      <w:proofErr w:type="spellStart"/>
      <w:r w:rsidR="006A20DF" w:rsidRPr="00151BF5">
        <w:rPr>
          <w:spacing w:val="-2"/>
          <w:lang w:val="is-IS"/>
        </w:rPr>
        <w:t>Universities</w:t>
      </w:r>
      <w:proofErr w:type="spellEnd"/>
      <w:r w:rsidR="00FE01F2">
        <w:rPr>
          <w:spacing w:val="-10"/>
          <w:lang w:val="is-IS"/>
        </w:rPr>
        <w:t xml:space="preserve">, </w:t>
      </w:r>
      <w:proofErr w:type="spellStart"/>
      <w:r w:rsidR="00FE01F2">
        <w:rPr>
          <w:spacing w:val="-10"/>
          <w:lang w:val="is-IS"/>
        </w:rPr>
        <w:t>e.d</w:t>
      </w:r>
      <w:proofErr w:type="spellEnd"/>
      <w:r w:rsidR="00FE01F2">
        <w:rPr>
          <w:spacing w:val="-10"/>
          <w:lang w:val="is-IS"/>
        </w:rPr>
        <w:t>.</w:t>
      </w:r>
      <w:r w:rsidR="003822B8">
        <w:rPr>
          <w:spacing w:val="-2"/>
          <w:lang w:val="is-IS"/>
        </w:rPr>
        <w:t>)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verkfæri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sem </w:t>
      </w:r>
      <w:r w:rsidRPr="00151BF5">
        <w:rPr>
          <w:lang w:val="is-IS"/>
        </w:rPr>
        <w:t>þróað var innan Aurora</w:t>
      </w:r>
      <w:r w:rsidR="00A927DA">
        <w:rPr>
          <w:lang w:val="is-IS"/>
        </w:rPr>
        <w:t>-</w:t>
      </w:r>
      <w:r w:rsidRPr="00151BF5">
        <w:rPr>
          <w:lang w:val="is-IS"/>
        </w:rPr>
        <w:t>háskólasamstarfsins til að styrkja almenn fræðileg og persónuleg hæfniviðmið í háskólanámi.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 xml:space="preserve">Hann brúar bilið milli víðtækra lýs- </w:t>
      </w:r>
      <w:proofErr w:type="spellStart"/>
      <w:r w:rsidRPr="00151BF5">
        <w:rPr>
          <w:spacing w:val="-2"/>
          <w:lang w:val="is-IS"/>
        </w:rPr>
        <w:t>inga</w:t>
      </w:r>
      <w:proofErr w:type="spellEnd"/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á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hæfni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hæfnirömmum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raunverulegrar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frammistöðu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nemenda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með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 xml:space="preserve">því </w:t>
      </w:r>
      <w:r w:rsidRPr="00151BF5">
        <w:rPr>
          <w:lang w:val="is-IS"/>
        </w:rPr>
        <w:t>að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brjóta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hæfniþætti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niður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skýrari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víddir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skilgreina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stigvaxandi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 xml:space="preserve">færniþrep. LOUIS inniheldur 16 almenna hæfniþætti (sjá mynd </w:t>
      </w:r>
      <w:hyperlink w:anchor="_bookmark2" w:history="1">
        <w:r w:rsidR="006A20DF" w:rsidRPr="00151BF5">
          <w:rPr>
            <w:lang w:val="is-IS"/>
          </w:rPr>
          <w:t>1),</w:t>
        </w:r>
      </w:hyperlink>
      <w:r w:rsidRPr="00151BF5">
        <w:rPr>
          <w:lang w:val="is-IS"/>
        </w:rPr>
        <w:t xml:space="preserve"> til dæmis gagnrýna hugsun, skapandi hugsun og siðferðilegan rökstuðning.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Kennarar eru hvattir til að velja aðeins 2–3 hæfniþætti sem tengjast námskeiðinu sterkast, annað- hvort vegna þess að þeir eru þegar til staðar eða taldir sérstaklega mikilvægir. Með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því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velja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fáa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en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viðeigandi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hæfniþætti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gat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hannað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námskeiðið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mark-</w:t>
      </w:r>
    </w:p>
    <w:p w14:paraId="7F4385F3" w14:textId="77777777" w:rsidR="006A20DF" w:rsidRPr="00151BF5" w:rsidRDefault="006A20DF">
      <w:pPr>
        <w:pStyle w:val="BodyText"/>
        <w:spacing w:line="252" w:lineRule="auto"/>
        <w:jc w:val="both"/>
        <w:rPr>
          <w:lang w:val="is-IS"/>
        </w:rPr>
        <w:sectPr w:rsidR="006A20DF" w:rsidRPr="00151BF5">
          <w:pgSz w:w="12240" w:h="15840"/>
          <w:pgMar w:top="1820" w:right="1800" w:bottom="1960" w:left="1800" w:header="0" w:footer="1774" w:gutter="0"/>
          <w:cols w:space="720"/>
        </w:sectPr>
      </w:pPr>
    </w:p>
    <w:p w14:paraId="5C76AA3F" w14:textId="77777777" w:rsidR="006A20DF" w:rsidRPr="00151BF5" w:rsidRDefault="006A20DF">
      <w:pPr>
        <w:pStyle w:val="BodyText"/>
        <w:rPr>
          <w:lang w:val="is-IS"/>
        </w:rPr>
      </w:pPr>
    </w:p>
    <w:p w14:paraId="4F6E0D2D" w14:textId="77777777" w:rsidR="006A20DF" w:rsidRPr="00151BF5" w:rsidRDefault="006A20DF">
      <w:pPr>
        <w:pStyle w:val="BodyText"/>
        <w:rPr>
          <w:lang w:val="is-IS"/>
        </w:rPr>
      </w:pPr>
    </w:p>
    <w:p w14:paraId="4BFC4C77" w14:textId="77777777" w:rsidR="006A20DF" w:rsidRPr="00151BF5" w:rsidRDefault="006A20DF">
      <w:pPr>
        <w:pStyle w:val="BodyText"/>
        <w:spacing w:before="10"/>
        <w:rPr>
          <w:lang w:val="is-IS"/>
        </w:rPr>
      </w:pPr>
    </w:p>
    <w:p w14:paraId="290E5842" w14:textId="2DEB507E" w:rsidR="006A20DF" w:rsidRDefault="00000000">
      <w:pPr>
        <w:pStyle w:val="BodyText"/>
        <w:spacing w:line="252" w:lineRule="auto"/>
        <w:ind w:left="875" w:right="887"/>
        <w:jc w:val="both"/>
        <w:rPr>
          <w:lang w:val="is-IS"/>
        </w:rPr>
      </w:pPr>
      <w:r w:rsidRPr="00151BF5">
        <w:rPr>
          <w:lang w:val="is-IS"/>
        </w:rPr>
        <w:t>vissar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skapað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skýrt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samhengi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milli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námsmarkmiða,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verkefna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námsmats. Í viðskiptagreind var lögð áhersla á eftirfarandi þrjá hæfniþætti úr LOUIS- hæfnirammanum: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(i)</w:t>
      </w:r>
      <w:r w:rsidRPr="00151BF5">
        <w:rPr>
          <w:spacing w:val="30"/>
          <w:lang w:val="is-IS"/>
        </w:rPr>
        <w:t xml:space="preserve"> </w:t>
      </w:r>
      <w:r w:rsidRPr="00151BF5">
        <w:rPr>
          <w:rFonts w:ascii="Times New Roman" w:hAnsi="Times New Roman"/>
          <w:i/>
          <w:lang w:val="is-IS"/>
        </w:rPr>
        <w:t>Úrlausn</w:t>
      </w:r>
      <w:r w:rsidRPr="00151BF5">
        <w:rPr>
          <w:rFonts w:ascii="Times New Roman" w:hAnsi="Times New Roman"/>
          <w:i/>
          <w:spacing w:val="32"/>
          <w:lang w:val="is-IS"/>
        </w:rPr>
        <w:t xml:space="preserve"> </w:t>
      </w:r>
      <w:r w:rsidRPr="00151BF5">
        <w:rPr>
          <w:rFonts w:ascii="Times New Roman" w:hAnsi="Times New Roman"/>
          <w:i/>
          <w:lang w:val="is-IS"/>
        </w:rPr>
        <w:t>vandamála</w:t>
      </w:r>
      <w:r w:rsidRPr="00151BF5">
        <w:rPr>
          <w:rFonts w:ascii="Times New Roman" w:hAnsi="Times New Roman"/>
          <w:i/>
          <w:spacing w:val="40"/>
          <w:lang w:val="is-IS"/>
        </w:rPr>
        <w:t xml:space="preserve"> </w:t>
      </w:r>
      <w:r w:rsidRPr="00151BF5">
        <w:rPr>
          <w:lang w:val="is-IS"/>
        </w:rPr>
        <w:t>(</w:t>
      </w:r>
      <w:r w:rsidR="00A927DA">
        <w:rPr>
          <w:lang w:val="is-IS"/>
        </w:rPr>
        <w:t xml:space="preserve">e. </w:t>
      </w:r>
      <w:proofErr w:type="spellStart"/>
      <w:r w:rsidRPr="00EF2D0C">
        <w:rPr>
          <w:rFonts w:ascii="Times New Roman" w:hAnsi="Times New Roman"/>
          <w:iCs/>
          <w:lang w:val="is-IS"/>
        </w:rPr>
        <w:t>problem</w:t>
      </w:r>
      <w:proofErr w:type="spellEnd"/>
      <w:r w:rsidRPr="00EF2D0C">
        <w:rPr>
          <w:rFonts w:ascii="Times New Roman" w:hAnsi="Times New Roman"/>
          <w:iCs/>
          <w:spacing w:val="32"/>
          <w:lang w:val="is-IS"/>
        </w:rPr>
        <w:t xml:space="preserve"> </w:t>
      </w:r>
      <w:proofErr w:type="spellStart"/>
      <w:r w:rsidRPr="00EF2D0C">
        <w:rPr>
          <w:rFonts w:ascii="Times New Roman" w:hAnsi="Times New Roman"/>
          <w:iCs/>
          <w:lang w:val="is-IS"/>
        </w:rPr>
        <w:t>solving</w:t>
      </w:r>
      <w:proofErr w:type="spellEnd"/>
      <w:r w:rsidRPr="00151BF5">
        <w:rPr>
          <w:lang w:val="is-IS"/>
        </w:rPr>
        <w:t>)</w:t>
      </w:r>
      <w:r w:rsidR="00A927DA">
        <w:rPr>
          <w:lang w:val="is-IS"/>
        </w:rPr>
        <w:t>;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30"/>
          <w:lang w:val="is-IS"/>
        </w:rPr>
        <w:t xml:space="preserve"> </w:t>
      </w:r>
      <w:r w:rsidRPr="00151BF5">
        <w:rPr>
          <w:lang w:val="is-IS"/>
        </w:rPr>
        <w:t>hanna,</w:t>
      </w:r>
      <w:r w:rsidRPr="00151BF5">
        <w:rPr>
          <w:spacing w:val="36"/>
          <w:lang w:val="is-IS"/>
        </w:rPr>
        <w:t xml:space="preserve"> </w:t>
      </w:r>
      <w:r w:rsidRPr="00151BF5">
        <w:rPr>
          <w:lang w:val="is-IS"/>
        </w:rPr>
        <w:t>meta og</w:t>
      </w:r>
      <w:r w:rsidRPr="00151BF5">
        <w:rPr>
          <w:spacing w:val="-7"/>
          <w:lang w:val="is-IS"/>
        </w:rPr>
        <w:t xml:space="preserve"> </w:t>
      </w:r>
      <w:r w:rsidRPr="00151BF5">
        <w:rPr>
          <w:lang w:val="is-IS"/>
        </w:rPr>
        <w:t>framkvæma</w:t>
      </w:r>
      <w:r w:rsidRPr="00151BF5">
        <w:rPr>
          <w:spacing w:val="-7"/>
          <w:lang w:val="is-IS"/>
        </w:rPr>
        <w:t xml:space="preserve"> </w:t>
      </w:r>
      <w:r w:rsidRPr="00151BF5">
        <w:rPr>
          <w:lang w:val="is-IS"/>
        </w:rPr>
        <w:t>lausnir</w:t>
      </w:r>
      <w:r w:rsidRPr="00151BF5">
        <w:rPr>
          <w:spacing w:val="-7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7"/>
          <w:lang w:val="is-IS"/>
        </w:rPr>
        <w:t xml:space="preserve"> </w:t>
      </w:r>
      <w:r w:rsidRPr="00151BF5">
        <w:rPr>
          <w:lang w:val="is-IS"/>
        </w:rPr>
        <w:t>opnum</w:t>
      </w:r>
      <w:r w:rsidRPr="00151BF5">
        <w:rPr>
          <w:spacing w:val="-7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7"/>
          <w:lang w:val="is-IS"/>
        </w:rPr>
        <w:t xml:space="preserve"> </w:t>
      </w:r>
      <w:r w:rsidRPr="00151BF5">
        <w:rPr>
          <w:lang w:val="is-IS"/>
        </w:rPr>
        <w:t>flóknum</w:t>
      </w:r>
      <w:r w:rsidRPr="00151BF5">
        <w:rPr>
          <w:spacing w:val="-7"/>
          <w:lang w:val="is-IS"/>
        </w:rPr>
        <w:t xml:space="preserve"> </w:t>
      </w:r>
      <w:r w:rsidRPr="00151BF5">
        <w:rPr>
          <w:lang w:val="is-IS"/>
        </w:rPr>
        <w:t>viðfangsefnum. (ii)</w:t>
      </w:r>
      <w:r w:rsidRPr="00151BF5">
        <w:rPr>
          <w:spacing w:val="-6"/>
          <w:lang w:val="is-IS"/>
        </w:rPr>
        <w:t xml:space="preserve"> </w:t>
      </w:r>
      <w:r w:rsidRPr="00151BF5">
        <w:rPr>
          <w:rFonts w:ascii="Times New Roman" w:hAnsi="Times New Roman"/>
          <w:i/>
          <w:lang w:val="is-IS"/>
        </w:rPr>
        <w:t xml:space="preserve">Upplýsingalæsi </w:t>
      </w:r>
      <w:r w:rsidRPr="00151BF5">
        <w:rPr>
          <w:lang w:val="is-IS"/>
        </w:rPr>
        <w:t>(</w:t>
      </w:r>
      <w:r w:rsidR="00A927DA">
        <w:rPr>
          <w:lang w:val="is-IS"/>
        </w:rPr>
        <w:t xml:space="preserve">e. </w:t>
      </w:r>
      <w:proofErr w:type="spellStart"/>
      <w:r w:rsidRPr="00EF2D0C">
        <w:rPr>
          <w:rFonts w:ascii="Times New Roman" w:hAnsi="Times New Roman"/>
          <w:iCs/>
          <w:lang w:val="is-IS"/>
        </w:rPr>
        <w:t>information</w:t>
      </w:r>
      <w:proofErr w:type="spellEnd"/>
      <w:r w:rsidRPr="00EF2D0C">
        <w:rPr>
          <w:rFonts w:ascii="Times New Roman" w:hAnsi="Times New Roman"/>
          <w:iCs/>
          <w:lang w:val="is-IS"/>
        </w:rPr>
        <w:t xml:space="preserve"> </w:t>
      </w:r>
      <w:proofErr w:type="spellStart"/>
      <w:r w:rsidRPr="00EF2D0C">
        <w:rPr>
          <w:rFonts w:ascii="Times New Roman" w:hAnsi="Times New Roman"/>
          <w:iCs/>
          <w:lang w:val="is-IS"/>
        </w:rPr>
        <w:t>literacy</w:t>
      </w:r>
      <w:proofErr w:type="spellEnd"/>
      <w:r w:rsidRPr="00151BF5">
        <w:rPr>
          <w:lang w:val="is-IS"/>
        </w:rPr>
        <w:t>)</w:t>
      </w:r>
      <w:r w:rsidR="00A927DA">
        <w:rPr>
          <w:lang w:val="is-IS"/>
        </w:rPr>
        <w:t>;</w:t>
      </w:r>
      <w:r w:rsidRPr="00151BF5">
        <w:rPr>
          <w:spacing w:val="25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finna, meta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nýta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upplýsingar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gögn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ábyrgan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og árangursríkan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hátt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til að leysa verkefni.</w:t>
      </w:r>
      <w:r w:rsidRPr="00151BF5">
        <w:rPr>
          <w:spacing w:val="28"/>
          <w:lang w:val="is-IS"/>
        </w:rPr>
        <w:t xml:space="preserve"> </w:t>
      </w:r>
      <w:r w:rsidRPr="00151BF5">
        <w:rPr>
          <w:lang w:val="is-IS"/>
        </w:rPr>
        <w:t xml:space="preserve">(iii) </w:t>
      </w:r>
      <w:r w:rsidRPr="00151BF5">
        <w:rPr>
          <w:rFonts w:ascii="Times New Roman" w:hAnsi="Times New Roman"/>
          <w:i/>
          <w:lang w:val="is-IS"/>
        </w:rPr>
        <w:t xml:space="preserve">Teymisvinna </w:t>
      </w:r>
      <w:r w:rsidRPr="00151BF5">
        <w:rPr>
          <w:lang w:val="is-IS"/>
        </w:rPr>
        <w:t>(</w:t>
      </w:r>
      <w:r w:rsidR="00A927DA">
        <w:rPr>
          <w:lang w:val="is-IS"/>
        </w:rPr>
        <w:t xml:space="preserve">e. </w:t>
      </w:r>
      <w:proofErr w:type="spellStart"/>
      <w:r w:rsidRPr="00EF2D0C">
        <w:rPr>
          <w:rFonts w:ascii="Times New Roman" w:hAnsi="Times New Roman"/>
          <w:iCs/>
          <w:lang w:val="is-IS"/>
        </w:rPr>
        <w:t>teamwork</w:t>
      </w:r>
      <w:proofErr w:type="spellEnd"/>
      <w:r w:rsidRPr="00151BF5">
        <w:rPr>
          <w:lang w:val="is-IS"/>
        </w:rPr>
        <w:t>)</w:t>
      </w:r>
      <w:r w:rsidR="00A927DA">
        <w:rPr>
          <w:lang w:val="is-IS"/>
        </w:rPr>
        <w:t>;</w:t>
      </w:r>
      <w:r w:rsidRPr="00151BF5">
        <w:rPr>
          <w:spacing w:val="27"/>
          <w:lang w:val="is-IS"/>
        </w:rPr>
        <w:t xml:space="preserve"> </w:t>
      </w:r>
      <w:r w:rsidRPr="00151BF5">
        <w:rPr>
          <w:lang w:val="is-IS"/>
        </w:rPr>
        <w:t>að vinna árangursríkt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hópi,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stuðla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jákvæðu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samstarfi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tryggja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jafna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þátttöku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allra hópmeðlima.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Þessir þættir voru sérstaklega mikilvægir í verkefnavinnu nám</w:t>
      </w:r>
      <w:r w:rsidRPr="00151BF5">
        <w:rPr>
          <w:spacing w:val="-2"/>
          <w:lang w:val="is-IS"/>
        </w:rPr>
        <w:t>skeiðsins,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þar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nemendur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þurftu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bæði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sækja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greina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gögn,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finna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 xml:space="preserve">lausnir </w:t>
      </w:r>
      <w:r w:rsidRPr="00151BF5">
        <w:rPr>
          <w:lang w:val="is-IS"/>
        </w:rPr>
        <w:t>á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raunhæfum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viðfangsefnum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vinna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saman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framsetningu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niðurstaðna.</w:t>
      </w:r>
      <w:r w:rsidRPr="00151BF5">
        <w:rPr>
          <w:spacing w:val="6"/>
          <w:lang w:val="is-IS"/>
        </w:rPr>
        <w:t xml:space="preserve"> </w:t>
      </w:r>
      <w:r w:rsidRPr="00151BF5">
        <w:rPr>
          <w:lang w:val="is-IS"/>
        </w:rPr>
        <w:t xml:space="preserve">Ég </w:t>
      </w:r>
      <w:r w:rsidRPr="00151BF5">
        <w:rPr>
          <w:spacing w:val="-4"/>
          <w:lang w:val="is-IS"/>
        </w:rPr>
        <w:t>notaði lykilnámsmarkmiðin úr LOUIS til að endurskoða námskeiðið með aðferð</w:t>
      </w:r>
      <w:r w:rsidRPr="00151BF5">
        <w:rPr>
          <w:lang w:val="is-IS"/>
        </w:rPr>
        <w:t xml:space="preserve">arfræði </w:t>
      </w:r>
      <w:r w:rsidRPr="00151BF5">
        <w:rPr>
          <w:rFonts w:ascii="Times New Roman" w:hAnsi="Times New Roman"/>
          <w:i/>
          <w:lang w:val="is-IS"/>
        </w:rPr>
        <w:t>skilningsmiðað</w:t>
      </w:r>
      <w:r w:rsidR="008E65C2">
        <w:rPr>
          <w:rFonts w:ascii="Times New Roman" w:hAnsi="Times New Roman"/>
          <w:i/>
          <w:lang w:val="is-IS"/>
        </w:rPr>
        <w:t>s</w:t>
      </w:r>
      <w:r w:rsidRPr="00151BF5">
        <w:rPr>
          <w:rFonts w:ascii="Times New Roman" w:hAnsi="Times New Roman"/>
          <w:i/>
          <w:lang w:val="is-IS"/>
        </w:rPr>
        <w:t xml:space="preserve"> námsmat</w:t>
      </w:r>
      <w:r w:rsidR="008E65C2">
        <w:rPr>
          <w:rFonts w:ascii="Times New Roman" w:hAnsi="Times New Roman"/>
          <w:i/>
          <w:lang w:val="is-IS"/>
        </w:rPr>
        <w:t>s</w:t>
      </w:r>
      <w:r w:rsidRPr="00151BF5">
        <w:rPr>
          <w:rFonts w:ascii="Times New Roman" w:hAnsi="Times New Roman"/>
          <w:i/>
          <w:lang w:val="is-IS"/>
        </w:rPr>
        <w:t xml:space="preserve"> </w:t>
      </w:r>
      <w:r w:rsidRPr="00151BF5">
        <w:rPr>
          <w:lang w:val="is-IS"/>
        </w:rPr>
        <w:t>(</w:t>
      </w:r>
      <w:r w:rsidR="008E65C2">
        <w:rPr>
          <w:lang w:val="is-IS"/>
        </w:rPr>
        <w:t xml:space="preserve">e. </w:t>
      </w:r>
      <w:proofErr w:type="spellStart"/>
      <w:r w:rsidRPr="00EF2D0C">
        <w:rPr>
          <w:rFonts w:ascii="Times New Roman" w:hAnsi="Times New Roman"/>
          <w:iCs/>
          <w:lang w:val="is-IS"/>
        </w:rPr>
        <w:t>Understanding</w:t>
      </w:r>
      <w:proofErr w:type="spellEnd"/>
      <w:r w:rsidRPr="00EF2D0C">
        <w:rPr>
          <w:rFonts w:ascii="Times New Roman" w:hAnsi="Times New Roman"/>
          <w:iCs/>
          <w:lang w:val="is-IS"/>
        </w:rPr>
        <w:t xml:space="preserve"> </w:t>
      </w:r>
      <w:proofErr w:type="spellStart"/>
      <w:r w:rsidRPr="00EF2D0C">
        <w:rPr>
          <w:rFonts w:ascii="Times New Roman" w:hAnsi="Times New Roman"/>
          <w:iCs/>
          <w:lang w:val="is-IS"/>
        </w:rPr>
        <w:t>by</w:t>
      </w:r>
      <w:proofErr w:type="spellEnd"/>
      <w:r w:rsidRPr="00EF2D0C">
        <w:rPr>
          <w:rFonts w:ascii="Times New Roman" w:hAnsi="Times New Roman"/>
          <w:iCs/>
          <w:lang w:val="is-IS"/>
        </w:rPr>
        <w:t xml:space="preserve"> </w:t>
      </w:r>
      <w:proofErr w:type="spellStart"/>
      <w:r w:rsidRPr="00EF2D0C">
        <w:rPr>
          <w:rFonts w:ascii="Times New Roman" w:hAnsi="Times New Roman"/>
          <w:iCs/>
          <w:lang w:val="is-IS"/>
        </w:rPr>
        <w:t>Design</w:t>
      </w:r>
      <w:proofErr w:type="spellEnd"/>
      <w:r w:rsidRPr="008E65C2">
        <w:rPr>
          <w:iCs/>
          <w:lang w:val="is-IS"/>
        </w:rPr>
        <w:t xml:space="preserve">, </w:t>
      </w:r>
      <w:proofErr w:type="spellStart"/>
      <w:r w:rsidRPr="008E65C2">
        <w:rPr>
          <w:iCs/>
          <w:lang w:val="is-IS"/>
        </w:rPr>
        <w:t>UbD</w:t>
      </w:r>
      <w:proofErr w:type="spellEnd"/>
      <w:r w:rsidRPr="00151BF5">
        <w:rPr>
          <w:lang w:val="is-IS"/>
        </w:rPr>
        <w:t xml:space="preserve">). Samkvæmt </w:t>
      </w:r>
      <w:proofErr w:type="spellStart"/>
      <w:r w:rsidR="008E65C2" w:rsidRPr="00151BF5">
        <w:rPr>
          <w:lang w:val="is-IS"/>
        </w:rPr>
        <w:t>Wiggins</w:t>
      </w:r>
      <w:proofErr w:type="spellEnd"/>
      <w:r w:rsidR="008E65C2">
        <w:rPr>
          <w:lang w:val="is-IS"/>
        </w:rPr>
        <w:t xml:space="preserve"> og </w:t>
      </w:r>
      <w:proofErr w:type="spellStart"/>
      <w:r w:rsidR="008E65C2" w:rsidRPr="00151BF5">
        <w:rPr>
          <w:lang w:val="is-IS"/>
        </w:rPr>
        <w:t>McTighe</w:t>
      </w:r>
      <w:proofErr w:type="spellEnd"/>
      <w:r w:rsidRPr="00151BF5">
        <w:rPr>
          <w:lang w:val="is-IS"/>
        </w:rPr>
        <w:t xml:space="preserve"> </w:t>
      </w:r>
      <w:hyperlink w:anchor="_bookmark17" w:history="1">
        <w:r w:rsidR="003822B8">
          <w:rPr>
            <w:lang w:val="is-IS"/>
          </w:rPr>
          <w:t>(</w:t>
        </w:r>
        <w:r w:rsidR="006A20DF" w:rsidRPr="00151BF5">
          <w:rPr>
            <w:lang w:val="is-IS"/>
          </w:rPr>
          <w:t>2005</w:t>
        </w:r>
        <w:r w:rsidR="003822B8">
          <w:rPr>
            <w:lang w:val="is-IS"/>
          </w:rPr>
          <w:t>)</w:t>
        </w:r>
      </w:hyperlink>
      <w:r w:rsidRPr="00151BF5">
        <w:rPr>
          <w:lang w:val="is-IS"/>
        </w:rPr>
        <w:t xml:space="preserve"> er lykilatriði </w:t>
      </w:r>
      <w:proofErr w:type="spellStart"/>
      <w:r w:rsidRPr="00151BF5">
        <w:rPr>
          <w:lang w:val="is-IS"/>
        </w:rPr>
        <w:t>UbD</w:t>
      </w:r>
      <w:proofErr w:type="spellEnd"/>
      <w:r w:rsidRPr="00151BF5">
        <w:rPr>
          <w:lang w:val="is-IS"/>
        </w:rPr>
        <w:t xml:space="preserve"> að tryggja að kennsluaðferðir séu í samræmi við skilgreind námsmarkmið.</w:t>
      </w:r>
    </w:p>
    <w:p w14:paraId="777F3009" w14:textId="77777777" w:rsidR="008E65C2" w:rsidRDefault="008E65C2">
      <w:pPr>
        <w:pStyle w:val="BodyText"/>
        <w:spacing w:line="252" w:lineRule="auto"/>
        <w:ind w:left="875" w:right="887"/>
        <w:jc w:val="both"/>
        <w:rPr>
          <w:lang w:val="is-IS"/>
        </w:rPr>
      </w:pPr>
    </w:p>
    <w:p w14:paraId="7235B2F2" w14:textId="4EAAF98B" w:rsidR="008E65C2" w:rsidRPr="00151BF5" w:rsidRDefault="001B7C2E" w:rsidP="008E65C2">
      <w:pPr>
        <w:pStyle w:val="BodyText"/>
        <w:spacing w:line="249" w:lineRule="auto"/>
        <w:ind w:left="875" w:right="888"/>
        <w:jc w:val="both"/>
        <w:rPr>
          <w:lang w:val="is-IS"/>
        </w:rPr>
      </w:pPr>
      <w:commentRangeStart w:id="3"/>
      <w:r>
        <w:rPr>
          <w:lang w:val="is-IS"/>
        </w:rPr>
        <w:t>Mynd</w:t>
      </w:r>
      <w:r w:rsidR="008E65C2" w:rsidRPr="00151BF5">
        <w:rPr>
          <w:lang w:val="is-IS"/>
        </w:rPr>
        <w:t xml:space="preserve"> </w:t>
      </w:r>
      <w:commentRangeEnd w:id="3"/>
      <w:r>
        <w:rPr>
          <w:rStyle w:val="CommentReference"/>
        </w:rPr>
        <w:commentReference w:id="3"/>
      </w:r>
      <w:r w:rsidR="008E65C2" w:rsidRPr="00151BF5">
        <w:rPr>
          <w:lang w:val="is-IS"/>
        </w:rPr>
        <w:t>1:</w:t>
      </w:r>
      <w:r w:rsidR="008E65C2" w:rsidRPr="00151BF5">
        <w:rPr>
          <w:spacing w:val="40"/>
          <w:lang w:val="is-IS"/>
        </w:rPr>
        <w:t xml:space="preserve"> </w:t>
      </w:r>
      <w:r w:rsidR="008E65C2" w:rsidRPr="00151BF5">
        <w:rPr>
          <w:lang w:val="is-IS"/>
        </w:rPr>
        <w:t xml:space="preserve">LOUIS-hæfniþættirnir 16, þar sem áhersluatriði námskeiðsins </w:t>
      </w:r>
      <w:r w:rsidR="008E65C2" w:rsidRPr="00151BF5">
        <w:rPr>
          <w:rFonts w:ascii="Times New Roman" w:hAnsi="Times New Roman"/>
          <w:i/>
          <w:lang w:val="is-IS"/>
        </w:rPr>
        <w:t>Við- skiptagreind</w:t>
      </w:r>
      <w:r w:rsidR="008E65C2" w:rsidRPr="00151BF5">
        <w:rPr>
          <w:rFonts w:ascii="Times New Roman" w:hAnsi="Times New Roman"/>
          <w:i/>
          <w:spacing w:val="22"/>
          <w:lang w:val="is-IS"/>
        </w:rPr>
        <w:t xml:space="preserve"> </w:t>
      </w:r>
      <w:r w:rsidR="008E65C2" w:rsidRPr="00151BF5">
        <w:rPr>
          <w:lang w:val="is-IS"/>
        </w:rPr>
        <w:t>eru sérstaklega merkt.</w:t>
      </w:r>
      <w:r w:rsidR="008E65C2" w:rsidRPr="00151BF5">
        <w:rPr>
          <w:spacing w:val="24"/>
          <w:lang w:val="is-IS"/>
        </w:rPr>
        <w:t xml:space="preserve"> </w:t>
      </w:r>
      <w:r w:rsidR="008E65C2" w:rsidRPr="00151BF5">
        <w:rPr>
          <w:lang w:val="is-IS"/>
        </w:rPr>
        <w:t xml:space="preserve">Sjá Aurora </w:t>
      </w:r>
      <w:r w:rsidR="00FE01F2">
        <w:rPr>
          <w:lang w:val="is-IS"/>
        </w:rPr>
        <w:t xml:space="preserve">European </w:t>
      </w:r>
      <w:proofErr w:type="spellStart"/>
      <w:r w:rsidR="008E65C2" w:rsidRPr="00151BF5">
        <w:rPr>
          <w:lang w:val="is-IS"/>
        </w:rPr>
        <w:t>Universities</w:t>
      </w:r>
      <w:proofErr w:type="spellEnd"/>
      <w:r w:rsidR="008E65C2" w:rsidRPr="00151BF5">
        <w:rPr>
          <w:lang w:val="is-IS"/>
        </w:rPr>
        <w:t xml:space="preserve"> </w:t>
      </w:r>
      <w:r w:rsidR="008E65C2">
        <w:t>(</w:t>
      </w:r>
      <w:r w:rsidR="008B7B0B">
        <w:t>e.d.</w:t>
      </w:r>
      <w:r w:rsidR="008E65C2">
        <w:t>)</w:t>
      </w:r>
    </w:p>
    <w:p w14:paraId="405811B5" w14:textId="77777777" w:rsidR="008E65C2" w:rsidRPr="00151BF5" w:rsidRDefault="008E65C2">
      <w:pPr>
        <w:pStyle w:val="BodyText"/>
        <w:spacing w:line="252" w:lineRule="auto"/>
        <w:ind w:left="875" w:right="887"/>
        <w:jc w:val="both"/>
        <w:rPr>
          <w:lang w:val="is-IS"/>
        </w:rPr>
      </w:pPr>
    </w:p>
    <w:p w14:paraId="265CAC74" w14:textId="77777777" w:rsidR="006A20DF" w:rsidRPr="00151BF5" w:rsidRDefault="00000000">
      <w:pPr>
        <w:pStyle w:val="BodyText"/>
        <w:spacing w:before="27"/>
        <w:rPr>
          <w:lang w:val="is-IS"/>
        </w:rPr>
      </w:pP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0F10F79A" wp14:editId="18F788CB">
                <wp:simplePos x="0" y="0"/>
                <wp:positionH relativeFrom="page">
                  <wp:posOffset>1741016</wp:posOffset>
                </wp:positionH>
                <wp:positionV relativeFrom="paragraph">
                  <wp:posOffset>176736</wp:posOffset>
                </wp:positionV>
                <wp:extent cx="1038860" cy="29337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A77C2C" w14:textId="77777777" w:rsidR="006A20DF" w:rsidRDefault="00000000">
                              <w:pPr>
                                <w:spacing w:before="118"/>
                                <w:ind w:left="247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10"/>
                                  <w:sz w:val="14"/>
                                </w:rPr>
                                <w:t>Samfélagsvitund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10F79A" id="Group 3" o:spid="_x0000_s1026" style="position:absolute;margin-left:137.1pt;margin-top:13.9pt;width:81.8pt;height:23.1pt;z-index:-15728128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">
                <v:shape id="Graphic 4" o:spid="_x0000_s1027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8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3CA77C2C" w14:textId="77777777" w:rsidR="006A20DF" w:rsidRDefault="00000000">
                        <w:pPr>
                          <w:spacing w:before="118"/>
                          <w:ind w:left="247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spacing w:val="-2"/>
                            <w:w w:val="110"/>
                            <w:sz w:val="14"/>
                          </w:rPr>
                          <w:t>Samfélagsvitund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6B478FE9" wp14:editId="3368D861">
                <wp:simplePos x="0" y="0"/>
                <wp:positionH relativeFrom="page">
                  <wp:posOffset>2856432</wp:posOffset>
                </wp:positionH>
                <wp:positionV relativeFrom="paragraph">
                  <wp:posOffset>176736</wp:posOffset>
                </wp:positionV>
                <wp:extent cx="1038860" cy="29337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A73279" w14:textId="77777777" w:rsidR="006A20DF" w:rsidRDefault="00000000">
                              <w:pPr>
                                <w:spacing w:before="118"/>
                                <w:ind w:left="230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05"/>
                                  <w:sz w:val="14"/>
                                </w:rPr>
                                <w:t>Skapandi</w:t>
                              </w:r>
                              <w:r>
                                <w:rPr>
                                  <w:rFonts w:ascii="Palatino Linotype"/>
                                  <w:spacing w:val="3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w w:val="105"/>
                                  <w:sz w:val="14"/>
                                </w:rPr>
                                <w:t>hugsun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478FE9" id="Group 6" o:spid="_x0000_s1029" style="position:absolute;margin-left:224.9pt;margin-top:13.9pt;width:81.8pt;height:23.1pt;z-index:-15727616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">
                <v:shape id="Graphic 7" o:spid="_x0000_s1030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8" o:spid="_x0000_s1031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EA73279" w14:textId="77777777" w:rsidR="006A20DF" w:rsidRDefault="00000000">
                        <w:pPr>
                          <w:spacing w:before="118"/>
                          <w:ind w:left="230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105"/>
                            <w:sz w:val="14"/>
                          </w:rPr>
                          <w:t>Skapandi</w:t>
                        </w:r>
                        <w:r>
                          <w:rPr>
                            <w:rFonts w:ascii="Palatino Linotype"/>
                            <w:spacing w:val="3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w w:val="105"/>
                            <w:sz w:val="14"/>
                          </w:rPr>
                          <w:t>hugsun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5841C918" wp14:editId="6ECC7EF9">
                <wp:simplePos x="0" y="0"/>
                <wp:positionH relativeFrom="page">
                  <wp:posOffset>3976928</wp:posOffset>
                </wp:positionH>
                <wp:positionV relativeFrom="paragraph">
                  <wp:posOffset>176736</wp:posOffset>
                </wp:positionV>
                <wp:extent cx="1038860" cy="29337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D131DA" w14:textId="25BA962D" w:rsidR="006A20DF" w:rsidRDefault="00000000">
                              <w:pPr>
                                <w:spacing w:before="118"/>
                                <w:ind w:left="177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15"/>
                                  <w:sz w:val="14"/>
                                </w:rPr>
                                <w:t>Gagnr</w:t>
                              </w:r>
                              <w:r w:rsidR="002B3DD5">
                                <w:rPr>
                                  <w:rFonts w:ascii="Palatino Linotype"/>
                                  <w:w w:val="115"/>
                                  <w:sz w:val="14"/>
                                </w:rPr>
                                <w:t>ý</w:t>
                              </w:r>
                              <w:r>
                                <w:rPr>
                                  <w:rFonts w:ascii="Palatino Linotype"/>
                                  <w:w w:val="115"/>
                                  <w:sz w:val="14"/>
                                </w:rPr>
                                <w:t>nin</w:t>
                              </w:r>
                              <w:r>
                                <w:rPr>
                                  <w:rFonts w:ascii="Palatino Linotype"/>
                                  <w:spacing w:val="16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w w:val="115"/>
                                  <w:sz w:val="14"/>
                                </w:rPr>
                                <w:t>hugsun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41C918" id="Group 9" o:spid="_x0000_s1032" style="position:absolute;margin-left:313.15pt;margin-top:13.9pt;width:81.8pt;height:23.1pt;z-index:-15727104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">
                <v:shape id="Graphic 10" o:spid="_x0000_s1033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11" o:spid="_x0000_s1034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9D131DA" w14:textId="25BA962D" w:rsidR="006A20DF" w:rsidRDefault="00000000">
                        <w:pPr>
                          <w:spacing w:before="118"/>
                          <w:ind w:left="177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115"/>
                            <w:sz w:val="14"/>
                          </w:rPr>
                          <w:t>Gagnr</w:t>
                        </w:r>
                        <w:r w:rsidR="002B3DD5">
                          <w:rPr>
                            <w:rFonts w:ascii="Palatino Linotype"/>
                            <w:w w:val="115"/>
                            <w:sz w:val="14"/>
                          </w:rPr>
                          <w:t>ý</w:t>
                        </w:r>
                        <w:r>
                          <w:rPr>
                            <w:rFonts w:ascii="Palatino Linotype"/>
                            <w:w w:val="115"/>
                            <w:sz w:val="14"/>
                          </w:rPr>
                          <w:t>nin</w:t>
                        </w:r>
                        <w:r>
                          <w:rPr>
                            <w:rFonts w:ascii="Palatino Linotype"/>
                            <w:spacing w:val="16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w w:val="115"/>
                            <w:sz w:val="14"/>
                          </w:rPr>
                          <w:t>hugsun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6300DD2" wp14:editId="6C8EF266">
                <wp:simplePos x="0" y="0"/>
                <wp:positionH relativeFrom="page">
                  <wp:posOffset>5097410</wp:posOffset>
                </wp:positionH>
                <wp:positionV relativeFrom="paragraph">
                  <wp:posOffset>227347</wp:posOffset>
                </wp:positionV>
                <wp:extent cx="1038860" cy="293370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73AA65" w14:textId="77777777" w:rsidR="006A20DF" w:rsidRDefault="00000000">
                              <w:pPr>
                                <w:spacing w:before="62" w:line="201" w:lineRule="auto"/>
                                <w:ind w:left="333" w:firstLine="51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10"/>
                                  <w:sz w:val="14"/>
                                </w:rPr>
                                <w:t>Siðferðilegur</w:t>
                              </w:r>
                              <w:r>
                                <w:rPr>
                                  <w:rFonts w:ascii="Palatino Linotype" w:hAnsi="Palatino Linotype"/>
                                  <w:spacing w:val="4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spacing w:val="-2"/>
                                  <w:sz w:val="14"/>
                                </w:rPr>
                                <w:t>rökstuðningur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300DD2" id="Group 12" o:spid="_x0000_s1035" style="position:absolute;margin-left:401.35pt;margin-top:17.9pt;width:81.8pt;height:23.1pt;z-index:-15726592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">
                <v:shape id="Graphic 13" o:spid="_x0000_s1036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14" o:spid="_x0000_s1037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4573AA65" w14:textId="77777777" w:rsidR="006A20DF" w:rsidRDefault="00000000">
                        <w:pPr>
                          <w:spacing w:before="62" w:line="201" w:lineRule="auto"/>
                          <w:ind w:left="333" w:firstLine="51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spacing w:val="-2"/>
                            <w:w w:val="110"/>
                            <w:sz w:val="14"/>
                          </w:rPr>
                          <w:t>Siðferðilegur</w:t>
                        </w:r>
                        <w:r>
                          <w:rPr>
                            <w:rFonts w:ascii="Palatino Linotype" w:hAnsi="Palatino Linotype"/>
                            <w:spacing w:val="4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spacing w:val="-2"/>
                            <w:sz w:val="14"/>
                          </w:rPr>
                          <w:t>rökstuðningur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42F62D56" wp14:editId="793626DD">
                <wp:simplePos x="0" y="0"/>
                <wp:positionH relativeFrom="page">
                  <wp:posOffset>1741016</wp:posOffset>
                </wp:positionH>
                <wp:positionV relativeFrom="paragraph">
                  <wp:posOffset>592409</wp:posOffset>
                </wp:positionV>
                <wp:extent cx="1038860" cy="293370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DF07C" w14:textId="77777777" w:rsidR="006A20DF" w:rsidRDefault="00000000">
                              <w:pPr>
                                <w:spacing w:before="132"/>
                                <w:ind w:left="276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w w:val="110"/>
                                  <w:sz w:val="14"/>
                                </w:rPr>
                                <w:t>Hnattrænt</w:t>
                              </w:r>
                              <w:r>
                                <w:rPr>
                                  <w:rFonts w:ascii="Palatino Linotype" w:hAnsi="Palatino Linotype"/>
                                  <w:spacing w:val="2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spacing w:val="-5"/>
                                  <w:w w:val="110"/>
                                  <w:sz w:val="14"/>
                                </w:rPr>
                                <w:t>nám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F62D56" id="Group 15" o:spid="_x0000_s1038" style="position:absolute;margin-left:137.1pt;margin-top:46.65pt;width:81.8pt;height:23.1pt;z-index:-15726080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">
                <v:shape id="Graphic 16" o:spid="_x0000_s1039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17" o:spid="_x0000_s1040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5BFDF07C" w14:textId="77777777" w:rsidR="006A20DF" w:rsidRDefault="00000000">
                        <w:pPr>
                          <w:spacing w:before="132"/>
                          <w:ind w:left="276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w w:val="110"/>
                            <w:sz w:val="14"/>
                          </w:rPr>
                          <w:t>Hnattrænt</w:t>
                        </w:r>
                        <w:r>
                          <w:rPr>
                            <w:rFonts w:ascii="Palatino Linotype" w:hAnsi="Palatino Linotype"/>
                            <w:spacing w:val="2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spacing w:val="-5"/>
                            <w:w w:val="110"/>
                            <w:sz w:val="14"/>
                          </w:rPr>
                          <w:t>nám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2D7DD855" wp14:editId="4FE10C05">
                <wp:simplePos x="0" y="0"/>
                <wp:positionH relativeFrom="page">
                  <wp:posOffset>2851371</wp:posOffset>
                </wp:positionH>
                <wp:positionV relativeFrom="paragraph">
                  <wp:posOffset>595957</wp:posOffset>
                </wp:positionV>
                <wp:extent cx="1049020" cy="30353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9020" cy="303530"/>
                          <a:chOff x="0" y="0"/>
                          <a:chExt cx="1049020" cy="30353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7591" y="7591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7591" y="7591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009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0" y="0"/>
                            <a:ext cx="104902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A8B05" w14:textId="1C74A4FE" w:rsidR="006A20DF" w:rsidRDefault="00000000">
                              <w:pPr>
                                <w:spacing w:before="126"/>
                                <w:ind w:left="303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10"/>
                                  <w:sz w:val="14"/>
                                </w:rPr>
                                <w:t>Uppl</w:t>
                              </w:r>
                              <w:r w:rsidR="002B3DD5">
                                <w:rPr>
                                  <w:rFonts w:ascii="Palatino Linotype" w:hAnsi="Palatino Linotype"/>
                                  <w:spacing w:val="-2"/>
                                  <w:w w:val="110"/>
                                  <w:sz w:val="14"/>
                                </w:rPr>
                                <w:t>ý</w:t>
                              </w: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10"/>
                                  <w:sz w:val="14"/>
                                </w:rPr>
                                <w:t>singalæsi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7DD855" id="Group 18" o:spid="_x0000_s1041" style="position:absolute;margin-left:224.5pt;margin-top:46.95pt;width:82.6pt;height:23.9pt;z-index:-15725568;mso-wrap-distance-left:0;mso-wrap-distance-right:0;mso-position-horizontal-relative:page" coordsize="10490,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">
                <v:shape id="Graphic 19" o:spid="_x0000_s1042" style="position:absolute;left:75;top:7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" path="m970054,l63263,,38638,4971,18529,18529,4971,38638,,63263,,224739r4971,24625l18529,269473r20109,13558l63263,288003r906791,l994679,283031r20109,-13558l1028346,249364r4971,-24625l1033317,63263r-4971,-24625l1014788,18529,994679,4971,970054,xe" fillcolor="#cfc" stroked="f">
                  <v:path arrowok="t"/>
                </v:shape>
                <v:shape id="Graphic 20" o:spid="_x0000_s1043" style="position:absolute;left:75;top:7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" path="m970054,l63263,,38638,4971,18529,18529,4971,38638,,63263,,224739r4971,24625l18529,269473r20109,13558l63263,288003r906791,l994679,283031r20109,-13558l1028346,249364r4971,-24625l1033317,63263r-4971,-24625l1014788,18529,994679,4971,970054,xe" filled="f" strokecolor="#090" strokeweight=".42175mm">
                  <v:path arrowok="t"/>
                </v:shape>
                <v:shape id="Textbox 21" o:spid="_x0000_s1044" type="#_x0000_t202" style="position:absolute;width:1049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66FA8B05" w14:textId="1C74A4FE" w:rsidR="006A20DF" w:rsidRDefault="00000000">
                        <w:pPr>
                          <w:spacing w:before="126"/>
                          <w:ind w:left="303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spacing w:val="-2"/>
                            <w:w w:val="110"/>
                            <w:sz w:val="14"/>
                          </w:rPr>
                          <w:t>Uppl</w:t>
                        </w:r>
                        <w:r w:rsidR="002B3DD5">
                          <w:rPr>
                            <w:rFonts w:ascii="Palatino Linotype" w:hAnsi="Palatino Linotype"/>
                            <w:spacing w:val="-2"/>
                            <w:w w:val="110"/>
                            <w:sz w:val="14"/>
                          </w:rPr>
                          <w:t>ý</w:t>
                        </w:r>
                        <w:r>
                          <w:rPr>
                            <w:rFonts w:ascii="Palatino Linotype" w:hAnsi="Palatino Linotype"/>
                            <w:spacing w:val="-2"/>
                            <w:w w:val="110"/>
                            <w:sz w:val="14"/>
                          </w:rPr>
                          <w:t>singalæsi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796FF2D" wp14:editId="46C80F47">
                <wp:simplePos x="0" y="0"/>
                <wp:positionH relativeFrom="page">
                  <wp:posOffset>3976928</wp:posOffset>
                </wp:positionH>
                <wp:positionV relativeFrom="paragraph">
                  <wp:posOffset>601018</wp:posOffset>
                </wp:positionV>
                <wp:extent cx="1038860" cy="29337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5C341D" w14:textId="77777777" w:rsidR="006A20DF" w:rsidRDefault="00000000">
                              <w:pPr>
                                <w:spacing w:before="118"/>
                                <w:ind w:left="63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w w:val="105"/>
                                  <w:sz w:val="14"/>
                                </w:rPr>
                                <w:t>Rannsókn</w:t>
                              </w:r>
                              <w:r>
                                <w:rPr>
                                  <w:rFonts w:ascii="Palatino Linotype" w:hAnsi="Palatino Linotype"/>
                                  <w:spacing w:val="24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05"/>
                                  <w:sz w:val="14"/>
                                </w:rPr>
                                <w:t>og</w:t>
                              </w:r>
                              <w:r>
                                <w:rPr>
                                  <w:rFonts w:ascii="Palatino Linotype" w:hAnsi="Palatino Linotype"/>
                                  <w:spacing w:val="26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05"/>
                                  <w:sz w:val="14"/>
                                </w:rPr>
                                <w:t>greining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96FF2D" id="Group 22" o:spid="_x0000_s1045" style="position:absolute;margin-left:313.15pt;margin-top:47.3pt;width:81.8pt;height:23.1pt;z-index:-15725056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">
                <v:shape id="Graphic 23" o:spid="_x0000_s1046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24" o:spid="_x0000_s1047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C5C341D" w14:textId="77777777" w:rsidR="006A20DF" w:rsidRDefault="00000000">
                        <w:pPr>
                          <w:spacing w:before="118"/>
                          <w:ind w:left="63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w w:val="105"/>
                            <w:sz w:val="14"/>
                          </w:rPr>
                          <w:t>Rannsókn</w:t>
                        </w:r>
                        <w:r>
                          <w:rPr>
                            <w:rFonts w:ascii="Palatino Linotype" w:hAnsi="Palatino Linotype"/>
                            <w:spacing w:val="24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05"/>
                            <w:sz w:val="14"/>
                          </w:rPr>
                          <w:t>og</w:t>
                        </w:r>
                        <w:r>
                          <w:rPr>
                            <w:rFonts w:ascii="Palatino Linotype" w:hAnsi="Palatino Linotype"/>
                            <w:spacing w:val="26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spacing w:val="-2"/>
                            <w:w w:val="105"/>
                            <w:sz w:val="14"/>
                          </w:rPr>
                          <w:t>greining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03FEFDE6" wp14:editId="685F11A1">
                <wp:simplePos x="0" y="0"/>
                <wp:positionH relativeFrom="page">
                  <wp:posOffset>5097410</wp:posOffset>
                </wp:positionH>
                <wp:positionV relativeFrom="paragraph">
                  <wp:posOffset>601018</wp:posOffset>
                </wp:positionV>
                <wp:extent cx="1038860" cy="29337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633B04" w14:textId="77777777" w:rsidR="006A20DF" w:rsidRDefault="00000000">
                              <w:pPr>
                                <w:spacing w:before="118"/>
                                <w:ind w:left="329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w w:val="110"/>
                                  <w:sz w:val="14"/>
                                </w:rPr>
                                <w:t>Samþætt</w:t>
                              </w:r>
                              <w:r>
                                <w:rPr>
                                  <w:rFonts w:ascii="Palatino Linotype" w:hAnsi="Palatino Linotype"/>
                                  <w:spacing w:val="3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spacing w:val="-5"/>
                                  <w:w w:val="110"/>
                                  <w:sz w:val="14"/>
                                </w:rPr>
                                <w:t>nám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EFDE6" id="Group 25" o:spid="_x0000_s1048" style="position:absolute;margin-left:401.35pt;margin-top:47.3pt;width:81.8pt;height:23.1pt;z-index:-15724544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">
                <v:shape id="Graphic 26" o:spid="_x0000_s1049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27" o:spid="_x0000_s1050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05633B04" w14:textId="77777777" w:rsidR="006A20DF" w:rsidRDefault="00000000">
                        <w:pPr>
                          <w:spacing w:before="118"/>
                          <w:ind w:left="329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w w:val="110"/>
                            <w:sz w:val="14"/>
                          </w:rPr>
                          <w:t>Samþætt</w:t>
                        </w:r>
                        <w:r>
                          <w:rPr>
                            <w:rFonts w:ascii="Palatino Linotype" w:hAnsi="Palatino Linotype"/>
                            <w:spacing w:val="3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spacing w:val="-5"/>
                            <w:w w:val="110"/>
                            <w:sz w:val="14"/>
                          </w:rPr>
                          <w:t>nám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22344CB8" wp14:editId="4B6FF2A7">
                <wp:simplePos x="0" y="0"/>
                <wp:positionH relativeFrom="page">
                  <wp:posOffset>1741016</wp:posOffset>
                </wp:positionH>
                <wp:positionV relativeFrom="paragraph">
                  <wp:posOffset>1043208</wp:posOffset>
                </wp:positionV>
                <wp:extent cx="1038860" cy="293370"/>
                <wp:effectExtent l="0" t="0" r="0" b="0"/>
                <wp:wrapTopAndBottom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8AC6C" w14:textId="77777777" w:rsidR="006A20DF" w:rsidRDefault="00000000">
                              <w:pPr>
                                <w:spacing w:before="62" w:line="201" w:lineRule="auto"/>
                                <w:ind w:left="59" w:firstLine="107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10"/>
                                  <w:sz w:val="14"/>
                                </w:rPr>
                                <w:t>Þvermenningarlegt</w:t>
                              </w:r>
                              <w:r>
                                <w:rPr>
                                  <w:rFonts w:ascii="Palatino Linotype" w:hAnsi="Palatino Linotype"/>
                                  <w:spacing w:val="4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0"/>
                                  <w:sz w:val="14"/>
                                </w:rPr>
                                <w:t>læsi,</w:t>
                              </w:r>
                              <w:r>
                                <w:rPr>
                                  <w:rFonts w:ascii="Palatino Linotype" w:hAnsi="Palatino Linotype"/>
                                  <w:spacing w:val="-5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0"/>
                                  <w:sz w:val="14"/>
                                </w:rPr>
                                <w:t>þekking</w:t>
                              </w:r>
                              <w:r>
                                <w:rPr>
                                  <w:rFonts w:ascii="Palatino Linotype" w:hAnsi="Palatino Linotype"/>
                                  <w:spacing w:val="-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0"/>
                                  <w:sz w:val="14"/>
                                </w:rPr>
                                <w:t>&amp;</w:t>
                              </w:r>
                              <w:r>
                                <w:rPr>
                                  <w:rFonts w:ascii="Palatino Linotype" w:hAnsi="Palatino Linotype"/>
                                  <w:spacing w:val="-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10"/>
                                  <w:sz w:val="14"/>
                                </w:rPr>
                                <w:t>hæfni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344CB8" id="Group 28" o:spid="_x0000_s1051" style="position:absolute;margin-left:137.1pt;margin-top:82.15pt;width:81.8pt;height:23.1pt;z-index:-15724032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">
                <v:shape id="Graphic 29" o:spid="_x0000_s1052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30" o:spid="_x0000_s1053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6AA8AC6C" w14:textId="77777777" w:rsidR="006A20DF" w:rsidRDefault="00000000">
                        <w:pPr>
                          <w:spacing w:before="62" w:line="201" w:lineRule="auto"/>
                          <w:ind w:left="59" w:firstLine="107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spacing w:val="-2"/>
                            <w:w w:val="110"/>
                            <w:sz w:val="14"/>
                          </w:rPr>
                          <w:t>Þvermenningarlegt</w:t>
                        </w:r>
                        <w:r>
                          <w:rPr>
                            <w:rFonts w:ascii="Palatino Linotype" w:hAnsi="Palatino Linotype"/>
                            <w:spacing w:val="4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0"/>
                            <w:sz w:val="14"/>
                          </w:rPr>
                          <w:t>læsi,</w:t>
                        </w:r>
                        <w:r>
                          <w:rPr>
                            <w:rFonts w:ascii="Palatino Linotype" w:hAnsi="Palatino Linotype"/>
                            <w:spacing w:val="-5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0"/>
                            <w:sz w:val="14"/>
                          </w:rPr>
                          <w:t>þekking</w:t>
                        </w:r>
                        <w:r>
                          <w:rPr>
                            <w:rFonts w:ascii="Palatino Linotype" w:hAnsi="Palatino Linotype"/>
                            <w:spacing w:val="-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0"/>
                            <w:sz w:val="14"/>
                          </w:rPr>
                          <w:t>&amp;</w:t>
                        </w:r>
                        <w:r>
                          <w:rPr>
                            <w:rFonts w:ascii="Palatino Linotype" w:hAnsi="Palatino Linotype"/>
                            <w:spacing w:val="-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10"/>
                            <w:sz w:val="14"/>
                          </w:rPr>
                          <w:t>hæfni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0BCD945" wp14:editId="07E7F56D">
                <wp:simplePos x="0" y="0"/>
                <wp:positionH relativeFrom="page">
                  <wp:posOffset>2856432</wp:posOffset>
                </wp:positionH>
                <wp:positionV relativeFrom="paragraph">
                  <wp:posOffset>1034599</wp:posOffset>
                </wp:positionV>
                <wp:extent cx="1038860" cy="293370"/>
                <wp:effectExtent l="0" t="0" r="0" b="0"/>
                <wp:wrapTopAndBottom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78B538" w14:textId="77777777" w:rsidR="006A20DF" w:rsidRDefault="00000000">
                              <w:pPr>
                                <w:spacing w:before="75" w:line="201" w:lineRule="auto"/>
                                <w:ind w:left="386" w:right="382" w:firstLine="10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10"/>
                                  <w:sz w:val="14"/>
                                </w:rPr>
                                <w:t>Grunnstoðir</w:t>
                              </w:r>
                              <w:r>
                                <w:rPr>
                                  <w:rFonts w:ascii="Palatino Linotype" w:hAnsi="Palatino Linotype"/>
                                  <w:spacing w:val="4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10"/>
                                  <w:sz w:val="14"/>
                                </w:rPr>
                                <w:t>símenntunar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BCD945" id="Group 31" o:spid="_x0000_s1054" style="position:absolute;margin-left:224.9pt;margin-top:81.45pt;width:81.8pt;height:23.1pt;z-index:-15723520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">
                <v:shape id="Graphic 32" o:spid="_x0000_s1055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33" o:spid="_x0000_s1056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6378B538" w14:textId="77777777" w:rsidR="006A20DF" w:rsidRDefault="00000000">
                        <w:pPr>
                          <w:spacing w:before="75" w:line="201" w:lineRule="auto"/>
                          <w:ind w:left="386" w:right="382" w:firstLine="10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spacing w:val="-2"/>
                            <w:w w:val="110"/>
                            <w:sz w:val="14"/>
                          </w:rPr>
                          <w:t>Grunnstoðir</w:t>
                        </w:r>
                        <w:r>
                          <w:rPr>
                            <w:rFonts w:ascii="Palatino Linotype" w:hAnsi="Palatino Linotype"/>
                            <w:spacing w:val="4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spacing w:val="-2"/>
                            <w:w w:val="110"/>
                            <w:sz w:val="14"/>
                          </w:rPr>
                          <w:t>símenntunar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68BF0367" wp14:editId="02F27817">
                <wp:simplePos x="0" y="0"/>
                <wp:positionH relativeFrom="page">
                  <wp:posOffset>3976928</wp:posOffset>
                </wp:positionH>
                <wp:positionV relativeFrom="paragraph">
                  <wp:posOffset>992597</wp:posOffset>
                </wp:positionV>
                <wp:extent cx="1038860" cy="293370"/>
                <wp:effectExtent l="0" t="0" r="0" b="0"/>
                <wp:wrapTopAndBottom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11B46" w14:textId="77777777" w:rsidR="006A20DF" w:rsidRDefault="00000000">
                              <w:pPr>
                                <w:spacing w:before="118"/>
                                <w:ind w:left="159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05"/>
                                  <w:sz w:val="14"/>
                                </w:rPr>
                                <w:t>Munnleg</w:t>
                              </w:r>
                              <w:r>
                                <w:rPr>
                                  <w:rFonts w:ascii="Palatino Linotype"/>
                                  <w:spacing w:val="20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w w:val="110"/>
                                  <w:sz w:val="14"/>
                                </w:rPr>
                                <w:t>samskipti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BF0367" id="Group 34" o:spid="_x0000_s1057" style="position:absolute;margin-left:313.15pt;margin-top:78.15pt;width:81.8pt;height:23.1pt;z-index:-15723008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">
                <v:shape id="Graphic 35" o:spid="_x0000_s1058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36" o:spid="_x0000_s1059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5E911B46" w14:textId="77777777" w:rsidR="006A20DF" w:rsidRDefault="00000000">
                        <w:pPr>
                          <w:spacing w:before="118"/>
                          <w:ind w:left="159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105"/>
                            <w:sz w:val="14"/>
                          </w:rPr>
                          <w:t>Munnleg</w:t>
                        </w:r>
                        <w:r>
                          <w:rPr>
                            <w:rFonts w:ascii="Palatino Linotype"/>
                            <w:spacing w:val="20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w w:val="110"/>
                            <w:sz w:val="14"/>
                          </w:rPr>
                          <w:t>samskipti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2AF5AC86" wp14:editId="2DE863EE">
                <wp:simplePos x="0" y="0"/>
                <wp:positionH relativeFrom="page">
                  <wp:posOffset>5092349</wp:posOffset>
                </wp:positionH>
                <wp:positionV relativeFrom="paragraph">
                  <wp:posOffset>971131</wp:posOffset>
                </wp:positionV>
                <wp:extent cx="1049020" cy="303530"/>
                <wp:effectExtent l="0" t="0" r="0" b="0"/>
                <wp:wrapTopAndBottom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9020" cy="303530"/>
                          <a:chOff x="0" y="0"/>
                          <a:chExt cx="1049020" cy="30353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7591" y="7591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7591" y="7591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009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0" y="0"/>
                            <a:ext cx="104902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5848B2" w14:textId="77777777" w:rsidR="006A20DF" w:rsidRDefault="00000000">
                              <w:pPr>
                                <w:spacing w:before="152"/>
                                <w:ind w:left="155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w w:val="110"/>
                                  <w:sz w:val="14"/>
                                </w:rPr>
                                <w:t>Úrlausn</w:t>
                              </w:r>
                              <w:r>
                                <w:rPr>
                                  <w:rFonts w:ascii="Palatino Linotype" w:hAnsi="Palatino Linotype"/>
                                  <w:spacing w:val="-3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spacing w:val="-2"/>
                                  <w:w w:val="110"/>
                                  <w:sz w:val="14"/>
                                </w:rPr>
                                <w:t>vandamála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F5AC86" id="Group 37" o:spid="_x0000_s1060" style="position:absolute;margin-left:400.95pt;margin-top:76.45pt;width:82.6pt;height:23.9pt;z-index:-15722496;mso-wrap-distance-left:0;mso-wrap-distance-right:0;mso-position-horizontal-relative:page" coordsize="10490,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">
                <v:shape id="Graphic 38" o:spid="_x0000_s1061" style="position:absolute;left:75;top:7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" path="m970054,l63263,,38638,4971,18529,18529,4971,38638,,63263,,224739r4971,24625l18529,269473r20109,13558l63263,288003r906791,l994679,283031r20109,-13558l1028346,249364r4971,-24625l1033317,63263r-4971,-24625l1014788,18529,994679,4971,970054,xe" fillcolor="#cfc" stroked="f">
                  <v:path arrowok="t"/>
                </v:shape>
                <v:shape id="Graphic 39" o:spid="_x0000_s1062" style="position:absolute;left:75;top:7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" path="m970054,l63263,,38638,4971,18529,18529,4971,38638,,63263,,224739r4971,24625l18529,269473r20109,13558l63263,288003r906791,l994679,283031r20109,-13558l1028346,249364r4971,-24625l1033317,63263r-4971,-24625l1014788,18529,994679,4971,970054,xe" filled="f" strokecolor="#090" strokeweight=".42175mm">
                  <v:path arrowok="t"/>
                </v:shape>
                <v:shape id="Textbox 40" o:spid="_x0000_s1063" type="#_x0000_t202" style="position:absolute;width:1049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735848B2" w14:textId="77777777" w:rsidR="006A20DF" w:rsidRDefault="00000000">
                        <w:pPr>
                          <w:spacing w:before="152"/>
                          <w:ind w:left="155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w w:val="110"/>
                            <w:sz w:val="14"/>
                          </w:rPr>
                          <w:t>Úrlausn</w:t>
                        </w:r>
                        <w:r>
                          <w:rPr>
                            <w:rFonts w:ascii="Palatino Linotype" w:hAnsi="Palatino Linotype"/>
                            <w:spacing w:val="-3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spacing w:val="-2"/>
                            <w:w w:val="110"/>
                            <w:sz w:val="14"/>
                          </w:rPr>
                          <w:t>vandamála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474E645F" wp14:editId="256D7238">
                <wp:simplePos x="0" y="0"/>
                <wp:positionH relativeFrom="page">
                  <wp:posOffset>1741016</wp:posOffset>
                </wp:positionH>
                <wp:positionV relativeFrom="paragraph">
                  <wp:posOffset>1416879</wp:posOffset>
                </wp:positionV>
                <wp:extent cx="1038860" cy="293370"/>
                <wp:effectExtent l="0" t="0" r="0" b="0"/>
                <wp:wrapTopAndBottom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82AF3" w14:textId="77777777" w:rsidR="006A20DF" w:rsidRDefault="00000000">
                              <w:pPr>
                                <w:spacing w:before="118"/>
                                <w:ind w:left="26"/>
                                <w:rPr>
                                  <w:rFonts w:ascii="Palatino Linotype" w:hAns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 w:hAnsi="Palatino Linotype"/>
                                  <w:w w:val="105"/>
                                  <w:sz w:val="14"/>
                                </w:rPr>
                                <w:t>Læsi</w:t>
                              </w:r>
                              <w:r>
                                <w:rPr>
                                  <w:rFonts w:ascii="Palatino Linotype" w:hAnsi="Palatino Linotype"/>
                                  <w:spacing w:val="20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05"/>
                                  <w:sz w:val="14"/>
                                </w:rPr>
                                <w:t>á</w:t>
                              </w:r>
                              <w:r>
                                <w:rPr>
                                  <w:rFonts w:ascii="Palatino Linotype" w:hAnsi="Palatino Linotype"/>
                                  <w:spacing w:val="22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w w:val="105"/>
                                  <w:sz w:val="14"/>
                                </w:rPr>
                                <w:t>megindleg</w:t>
                              </w:r>
                              <w:r>
                                <w:rPr>
                                  <w:rFonts w:ascii="Palatino Linotype" w:hAnsi="Palatino Linotype"/>
                                  <w:spacing w:val="23"/>
                                  <w:w w:val="10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 w:hAnsi="Palatino Linotype"/>
                                  <w:spacing w:val="-4"/>
                                  <w:w w:val="105"/>
                                  <w:sz w:val="14"/>
                                </w:rPr>
                                <w:t>gögn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4E645F" id="Group 41" o:spid="_x0000_s1064" style="position:absolute;margin-left:137.1pt;margin-top:111.55pt;width:81.8pt;height:23.1pt;z-index:-15721984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">
                <v:shape id="Graphic 42" o:spid="_x0000_s1065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43" o:spid="_x0000_s1066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50282AF3" w14:textId="77777777" w:rsidR="006A20DF" w:rsidRDefault="00000000">
                        <w:pPr>
                          <w:spacing w:before="118"/>
                          <w:ind w:left="26"/>
                          <w:rPr>
                            <w:rFonts w:ascii="Palatino Linotype" w:hAnsi="Palatino Linotype"/>
                            <w:sz w:val="14"/>
                          </w:rPr>
                        </w:pPr>
                        <w:r>
                          <w:rPr>
                            <w:rFonts w:ascii="Palatino Linotype" w:hAnsi="Palatino Linotype"/>
                            <w:w w:val="105"/>
                            <w:sz w:val="14"/>
                          </w:rPr>
                          <w:t>Læsi</w:t>
                        </w:r>
                        <w:r>
                          <w:rPr>
                            <w:rFonts w:ascii="Palatino Linotype" w:hAnsi="Palatino Linotype"/>
                            <w:spacing w:val="20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05"/>
                            <w:sz w:val="14"/>
                          </w:rPr>
                          <w:t>á</w:t>
                        </w:r>
                        <w:r>
                          <w:rPr>
                            <w:rFonts w:ascii="Palatino Linotype" w:hAnsi="Palatino Linotype"/>
                            <w:spacing w:val="22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w w:val="105"/>
                            <w:sz w:val="14"/>
                          </w:rPr>
                          <w:t>megindleg</w:t>
                        </w:r>
                        <w:r>
                          <w:rPr>
                            <w:rFonts w:ascii="Palatino Linotype" w:hAnsi="Palatino Linotype"/>
                            <w:spacing w:val="23"/>
                            <w:w w:val="105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 w:hAnsi="Palatino Linotype"/>
                            <w:spacing w:val="-4"/>
                            <w:w w:val="105"/>
                            <w:sz w:val="14"/>
                          </w:rPr>
                          <w:t>gögn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5008" behindDoc="1" locked="0" layoutInCell="1" allowOverlap="1" wp14:anchorId="72C3A2C9" wp14:editId="5648EE0E">
                <wp:simplePos x="0" y="0"/>
                <wp:positionH relativeFrom="page">
                  <wp:posOffset>2856432</wp:posOffset>
                </wp:positionH>
                <wp:positionV relativeFrom="paragraph">
                  <wp:posOffset>1408270</wp:posOffset>
                </wp:positionV>
                <wp:extent cx="1038860" cy="293370"/>
                <wp:effectExtent l="0" t="0" r="0" b="0"/>
                <wp:wrapTopAndBottom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2423E0" w14:textId="77777777" w:rsidR="006A20DF" w:rsidRDefault="00000000">
                              <w:pPr>
                                <w:spacing w:before="132"/>
                                <w:jc w:val="center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spacing w:val="-2"/>
                                  <w:w w:val="110"/>
                                  <w:sz w:val="14"/>
                                </w:rPr>
                                <w:t>Lestur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C3A2C9" id="Group 44" o:spid="_x0000_s1067" style="position:absolute;margin-left:224.9pt;margin-top:110.9pt;width:81.8pt;height:23.1pt;z-index:-15721472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">
                <v:shape id="Graphic 45" o:spid="_x0000_s1068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46" o:spid="_x0000_s1069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82423E0" w14:textId="77777777" w:rsidR="006A20DF" w:rsidRDefault="00000000">
                        <w:pPr>
                          <w:spacing w:before="132"/>
                          <w:jc w:val="center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w w:val="110"/>
                            <w:sz w:val="14"/>
                          </w:rPr>
                          <w:t>Lestur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5520" behindDoc="1" locked="0" layoutInCell="1" allowOverlap="1" wp14:anchorId="46E184CC" wp14:editId="54B06DA9">
                <wp:simplePos x="0" y="0"/>
                <wp:positionH relativeFrom="page">
                  <wp:posOffset>3971866</wp:posOffset>
                </wp:positionH>
                <wp:positionV relativeFrom="paragraph">
                  <wp:posOffset>1411818</wp:posOffset>
                </wp:positionV>
                <wp:extent cx="1049020" cy="303530"/>
                <wp:effectExtent l="0" t="0" r="0" b="0"/>
                <wp:wrapTopAndBottom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49020" cy="303530"/>
                          <a:chOff x="0" y="0"/>
                          <a:chExt cx="1049020" cy="30353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7591" y="7591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7591" y="7591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15183">
                            <a:solidFill>
                              <a:srgbClr val="0099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049020" cy="3035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8C71E0" w14:textId="77777777" w:rsidR="006A20DF" w:rsidRDefault="00000000">
                              <w:pPr>
                                <w:spacing w:before="126"/>
                                <w:ind w:left="386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spacing w:val="-2"/>
                                  <w:w w:val="110"/>
                                  <w:sz w:val="14"/>
                                </w:rPr>
                                <w:t>Teymisvinna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E184CC" id="Group 47" o:spid="_x0000_s1070" style="position:absolute;margin-left:312.75pt;margin-top:111.15pt;width:82.6pt;height:23.9pt;z-index:-15720960;mso-wrap-distance-left:0;mso-wrap-distance-right:0;mso-position-horizontal-relative:page" coordsize="10490,30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">
                <v:shape id="Graphic 48" o:spid="_x0000_s1071" style="position:absolute;left:75;top:7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" path="m970054,l63263,,38638,4971,18529,18529,4971,38638,,63263,,224739r4971,24625l18529,269473r20109,13558l63263,288003r906791,l994679,283031r20109,-13558l1028346,249364r4971,-24625l1033317,63263r-4971,-24625l1014788,18529,994679,4971,970054,xe" fillcolor="#cfc" stroked="f">
                  <v:path arrowok="t"/>
                </v:shape>
                <v:shape id="Graphic 49" o:spid="_x0000_s1072" style="position:absolute;left:75;top:7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" path="m970054,l63263,,38638,4971,18529,18529,4971,38638,,63263,,224739r4971,24625l18529,269473r20109,13558l63263,288003r906791,l994679,283031r20109,-13558l1028346,249364r4971,-24625l1033317,63263r-4971,-24625l1014788,18529,994679,4971,970054,xe" filled="f" strokecolor="#090" strokeweight=".42175mm">
                  <v:path arrowok="t"/>
                </v:shape>
                <v:shape id="Textbox 50" o:spid="_x0000_s1073" type="#_x0000_t202" style="position:absolute;width:10490;height:30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3A8C71E0" w14:textId="77777777" w:rsidR="006A20DF" w:rsidRDefault="00000000">
                        <w:pPr>
                          <w:spacing w:before="126"/>
                          <w:ind w:left="386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spacing w:val="-2"/>
                            <w:w w:val="110"/>
                            <w:sz w:val="14"/>
                          </w:rPr>
                          <w:t>Teymisvinna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51BF5">
        <w:rPr>
          <w:noProof/>
          <w:lang w:val="is-IS"/>
        </w:rPr>
        <mc:AlternateContent>
          <mc:Choice Requires="wpg">
            <w:drawing>
              <wp:anchor distT="0" distB="0" distL="0" distR="0" simplePos="0" relativeHeight="487596032" behindDoc="1" locked="0" layoutInCell="1" allowOverlap="1" wp14:anchorId="0F6BC749" wp14:editId="34C8FBA9">
                <wp:simplePos x="0" y="0"/>
                <wp:positionH relativeFrom="page">
                  <wp:posOffset>5097410</wp:posOffset>
                </wp:positionH>
                <wp:positionV relativeFrom="paragraph">
                  <wp:posOffset>1416879</wp:posOffset>
                </wp:positionV>
                <wp:extent cx="1038860" cy="293370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38860" cy="293370"/>
                          <a:chOff x="0" y="0"/>
                          <a:chExt cx="1038860" cy="29337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2530" y="2530"/>
                            <a:ext cx="1033780" cy="288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3780" h="288290">
                                <a:moveTo>
                                  <a:pt x="970054" y="0"/>
                                </a:moveTo>
                                <a:lnTo>
                                  <a:pt x="63263" y="0"/>
                                </a:lnTo>
                                <a:lnTo>
                                  <a:pt x="38638" y="4971"/>
                                </a:lnTo>
                                <a:lnTo>
                                  <a:pt x="18529" y="18529"/>
                                </a:lnTo>
                                <a:lnTo>
                                  <a:pt x="4971" y="38638"/>
                                </a:lnTo>
                                <a:lnTo>
                                  <a:pt x="0" y="63263"/>
                                </a:lnTo>
                                <a:lnTo>
                                  <a:pt x="0" y="224739"/>
                                </a:lnTo>
                                <a:lnTo>
                                  <a:pt x="4971" y="249364"/>
                                </a:lnTo>
                                <a:lnTo>
                                  <a:pt x="18529" y="269473"/>
                                </a:lnTo>
                                <a:lnTo>
                                  <a:pt x="38638" y="283031"/>
                                </a:lnTo>
                                <a:lnTo>
                                  <a:pt x="63263" y="288003"/>
                                </a:lnTo>
                                <a:lnTo>
                                  <a:pt x="970054" y="288003"/>
                                </a:lnTo>
                                <a:lnTo>
                                  <a:pt x="994679" y="283031"/>
                                </a:lnTo>
                                <a:lnTo>
                                  <a:pt x="1014788" y="269473"/>
                                </a:lnTo>
                                <a:lnTo>
                                  <a:pt x="1028346" y="249364"/>
                                </a:lnTo>
                                <a:lnTo>
                                  <a:pt x="1033317" y="224739"/>
                                </a:lnTo>
                                <a:lnTo>
                                  <a:pt x="1033317" y="63263"/>
                                </a:lnTo>
                                <a:lnTo>
                                  <a:pt x="1028346" y="38638"/>
                                </a:lnTo>
                                <a:lnTo>
                                  <a:pt x="1014788" y="18529"/>
                                </a:lnTo>
                                <a:lnTo>
                                  <a:pt x="994679" y="4971"/>
                                </a:lnTo>
                                <a:lnTo>
                                  <a:pt x="970054" y="0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03886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0D6F9D" w14:textId="77777777" w:rsidR="006A20DF" w:rsidRDefault="00000000">
                              <w:pPr>
                                <w:spacing w:before="118"/>
                                <w:ind w:left="201"/>
                                <w:rPr>
                                  <w:rFonts w:ascii="Palatino Linotype"/>
                                  <w:sz w:val="14"/>
                                </w:rPr>
                              </w:pPr>
                              <w:r>
                                <w:rPr>
                                  <w:rFonts w:ascii="Palatino Linotype"/>
                                  <w:w w:val="110"/>
                                  <w:sz w:val="14"/>
                                </w:rPr>
                                <w:t>Skrifleg</w:t>
                              </w:r>
                              <w:r>
                                <w:rPr>
                                  <w:rFonts w:ascii="Palatino Linotype"/>
                                  <w:spacing w:val="4"/>
                                  <w:w w:val="11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rFonts w:ascii="Palatino Linotype"/>
                                  <w:spacing w:val="-2"/>
                                  <w:w w:val="110"/>
                                  <w:sz w:val="14"/>
                                </w:rPr>
                                <w:t>samskipti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6BC749" id="Group 51" o:spid="_x0000_s1074" style="position:absolute;margin-left:401.35pt;margin-top:111.55pt;width:81.8pt;height:23.1pt;z-index:-15720448;mso-wrap-distance-left:0;mso-wrap-distance-right:0;mso-position-horizontal-relative:page" coordsize="10388,29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">
                <v:shape id="Graphic 52" o:spid="_x0000_s1075" style="position:absolute;left:25;top:25;width:10338;height:2883;visibility:visible;mso-wrap-style:square;v-text-anchor:top" coordsize="1033780,288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" path="m970054,l63263,,38638,4971,18529,18529,4971,38638,,63263,,224739r4971,24625l18529,269473r20109,13558l63263,288003r906791,l994679,283031r20109,-13558l1028346,249364r4971,-24625l1033317,63263r-4971,-24625l1014788,18529,994679,4971,970054,xe" filled="f" strokeweight=".14056mm">
                  <v:path arrowok="t"/>
                </v:shape>
                <v:shape id="Textbox 53" o:spid="_x0000_s1076" type="#_x0000_t202" style="position:absolute;width:10388;height:29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20D6F9D" w14:textId="77777777" w:rsidR="006A20DF" w:rsidRDefault="00000000">
                        <w:pPr>
                          <w:spacing w:before="118"/>
                          <w:ind w:left="201"/>
                          <w:rPr>
                            <w:rFonts w:ascii="Palatino Linotype"/>
                            <w:sz w:val="14"/>
                          </w:rPr>
                        </w:pPr>
                        <w:r>
                          <w:rPr>
                            <w:rFonts w:ascii="Palatino Linotype"/>
                            <w:w w:val="110"/>
                            <w:sz w:val="14"/>
                          </w:rPr>
                          <w:t>Skrifleg</w:t>
                        </w:r>
                        <w:r>
                          <w:rPr>
                            <w:rFonts w:ascii="Palatino Linotype"/>
                            <w:spacing w:val="4"/>
                            <w:w w:val="110"/>
                            <w:sz w:val="14"/>
                          </w:rPr>
                          <w:t xml:space="preserve"> </w:t>
                        </w:r>
                        <w:r>
                          <w:rPr>
                            <w:rFonts w:ascii="Palatino Linotype"/>
                            <w:spacing w:val="-2"/>
                            <w:w w:val="110"/>
                            <w:sz w:val="14"/>
                          </w:rPr>
                          <w:t>samskipti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C5094C3" w14:textId="77777777" w:rsidR="006A20DF" w:rsidRPr="00151BF5" w:rsidRDefault="006A20DF">
      <w:pPr>
        <w:pStyle w:val="BodyText"/>
        <w:spacing w:before="9"/>
        <w:rPr>
          <w:sz w:val="7"/>
          <w:lang w:val="is-IS"/>
        </w:rPr>
      </w:pPr>
    </w:p>
    <w:p w14:paraId="4A67E6A3" w14:textId="77777777" w:rsidR="006A20DF" w:rsidRPr="00151BF5" w:rsidRDefault="006A20DF">
      <w:pPr>
        <w:pStyle w:val="BodyText"/>
        <w:spacing w:before="9"/>
        <w:rPr>
          <w:sz w:val="7"/>
          <w:lang w:val="is-IS"/>
        </w:rPr>
      </w:pPr>
    </w:p>
    <w:p w14:paraId="0F07E757" w14:textId="77777777" w:rsidR="006A20DF" w:rsidRPr="00151BF5" w:rsidRDefault="006A20DF">
      <w:pPr>
        <w:pStyle w:val="BodyText"/>
        <w:spacing w:before="9"/>
        <w:rPr>
          <w:sz w:val="7"/>
          <w:lang w:val="is-IS"/>
        </w:rPr>
      </w:pPr>
    </w:p>
    <w:p w14:paraId="3D42AC34" w14:textId="77777777" w:rsidR="006A20DF" w:rsidRPr="00151BF5" w:rsidRDefault="006A20DF">
      <w:pPr>
        <w:pStyle w:val="BodyText"/>
        <w:rPr>
          <w:lang w:val="is-IS"/>
        </w:rPr>
      </w:pPr>
    </w:p>
    <w:p w14:paraId="41D51830" w14:textId="77777777" w:rsidR="006A20DF" w:rsidRPr="00151BF5" w:rsidRDefault="006A20DF">
      <w:pPr>
        <w:pStyle w:val="BodyText"/>
        <w:spacing w:before="102"/>
        <w:rPr>
          <w:lang w:val="is-IS"/>
        </w:rPr>
      </w:pPr>
    </w:p>
    <w:p w14:paraId="567F2729" w14:textId="77777777" w:rsidR="006A20DF" w:rsidRPr="00151BF5" w:rsidRDefault="006A20DF">
      <w:pPr>
        <w:pStyle w:val="BodyText"/>
        <w:rPr>
          <w:lang w:val="is-IS"/>
        </w:rPr>
      </w:pPr>
      <w:bookmarkStart w:id="4" w:name="_bookmark2"/>
      <w:bookmarkEnd w:id="4"/>
    </w:p>
    <w:p w14:paraId="670E4023" w14:textId="77777777" w:rsidR="006A20DF" w:rsidRPr="00151BF5" w:rsidRDefault="006A20DF">
      <w:pPr>
        <w:pStyle w:val="BodyText"/>
        <w:spacing w:before="135"/>
        <w:rPr>
          <w:lang w:val="is-IS"/>
        </w:rPr>
      </w:pPr>
    </w:p>
    <w:p w14:paraId="28BF5C4D" w14:textId="77777777" w:rsidR="006A20DF" w:rsidRPr="00151BF5" w:rsidRDefault="00000000">
      <w:pPr>
        <w:pStyle w:val="Heading1"/>
        <w:jc w:val="both"/>
        <w:rPr>
          <w:lang w:val="is-IS"/>
        </w:rPr>
      </w:pPr>
      <w:r w:rsidRPr="00151BF5">
        <w:rPr>
          <w:w w:val="105"/>
          <w:lang w:val="is-IS"/>
        </w:rPr>
        <w:t>Verkefnamiðuð</w:t>
      </w:r>
      <w:r w:rsidRPr="00151BF5">
        <w:rPr>
          <w:spacing w:val="11"/>
          <w:w w:val="105"/>
          <w:lang w:val="is-IS"/>
        </w:rPr>
        <w:t xml:space="preserve"> </w:t>
      </w:r>
      <w:r w:rsidRPr="00151BF5">
        <w:rPr>
          <w:w w:val="105"/>
          <w:lang w:val="is-IS"/>
        </w:rPr>
        <w:t>nálgun</w:t>
      </w:r>
      <w:r w:rsidRPr="00151BF5">
        <w:rPr>
          <w:spacing w:val="12"/>
          <w:w w:val="105"/>
          <w:lang w:val="is-IS"/>
        </w:rPr>
        <w:t xml:space="preserve"> </w:t>
      </w:r>
      <w:r w:rsidRPr="00151BF5">
        <w:rPr>
          <w:w w:val="105"/>
          <w:lang w:val="is-IS"/>
        </w:rPr>
        <w:t>og</w:t>
      </w:r>
      <w:r w:rsidRPr="00151BF5">
        <w:rPr>
          <w:spacing w:val="12"/>
          <w:w w:val="105"/>
          <w:lang w:val="is-IS"/>
        </w:rPr>
        <w:t xml:space="preserve"> </w:t>
      </w:r>
      <w:r w:rsidRPr="00151BF5">
        <w:rPr>
          <w:spacing w:val="-2"/>
          <w:w w:val="105"/>
          <w:lang w:val="is-IS"/>
        </w:rPr>
        <w:t>samantektarverkefni</w:t>
      </w:r>
    </w:p>
    <w:p w14:paraId="5044CACA" w14:textId="05702EE9" w:rsidR="006A20DF" w:rsidRPr="00151BF5" w:rsidRDefault="00000000">
      <w:pPr>
        <w:pStyle w:val="BodyText"/>
        <w:spacing w:before="188" w:line="252" w:lineRule="auto"/>
        <w:ind w:left="875" w:right="888"/>
        <w:jc w:val="both"/>
        <w:rPr>
          <w:lang w:val="is-IS"/>
        </w:rPr>
      </w:pPr>
      <w:r w:rsidRPr="00151BF5">
        <w:rPr>
          <w:lang w:val="is-IS"/>
        </w:rPr>
        <w:t xml:space="preserve">Námskeiðið var kennt með fyrirkomulagi </w:t>
      </w:r>
      <w:r w:rsidRPr="00151BF5">
        <w:rPr>
          <w:rFonts w:ascii="Times New Roman" w:hAnsi="Times New Roman"/>
          <w:i/>
          <w:lang w:val="is-IS"/>
        </w:rPr>
        <w:t xml:space="preserve">teymisnáms </w:t>
      </w:r>
      <w:r w:rsidRPr="00151BF5">
        <w:rPr>
          <w:lang w:val="is-IS"/>
        </w:rPr>
        <w:t>(</w:t>
      </w:r>
      <w:r w:rsidR="00D419F3">
        <w:rPr>
          <w:lang w:val="is-IS"/>
        </w:rPr>
        <w:t xml:space="preserve">e. </w:t>
      </w:r>
      <w:r w:rsidRPr="00EF2D0C">
        <w:rPr>
          <w:rFonts w:ascii="Times New Roman" w:hAnsi="Times New Roman"/>
          <w:iCs/>
          <w:lang w:val="is-IS"/>
        </w:rPr>
        <w:t>Team-</w:t>
      </w:r>
      <w:proofErr w:type="spellStart"/>
      <w:r w:rsidRPr="00EF2D0C">
        <w:rPr>
          <w:rFonts w:ascii="Times New Roman" w:hAnsi="Times New Roman"/>
          <w:iCs/>
          <w:lang w:val="is-IS"/>
        </w:rPr>
        <w:t>Based</w:t>
      </w:r>
      <w:proofErr w:type="spellEnd"/>
      <w:r w:rsidRPr="00EF2D0C">
        <w:rPr>
          <w:rFonts w:ascii="Times New Roman" w:hAnsi="Times New Roman"/>
          <w:iCs/>
          <w:lang w:val="is-IS"/>
        </w:rPr>
        <w:t xml:space="preserve"> </w:t>
      </w:r>
      <w:proofErr w:type="spellStart"/>
      <w:r w:rsidRPr="00EF2D0C">
        <w:rPr>
          <w:rFonts w:ascii="Times New Roman" w:hAnsi="Times New Roman"/>
          <w:iCs/>
          <w:lang w:val="is-IS"/>
        </w:rPr>
        <w:t>Learning</w:t>
      </w:r>
      <w:proofErr w:type="spellEnd"/>
      <w:r w:rsidRPr="00151BF5">
        <w:rPr>
          <w:lang w:val="is-IS"/>
        </w:rPr>
        <w:t>, TBL), þar sem nemendur beita verkefnamiðaðri teymisvinnu (</w:t>
      </w:r>
      <w:proofErr w:type="spellStart"/>
      <w:r w:rsidRPr="00151BF5">
        <w:rPr>
          <w:lang w:val="is-IS"/>
        </w:rPr>
        <w:t>tAPP</w:t>
      </w:r>
      <w:proofErr w:type="spellEnd"/>
      <w:r w:rsidRPr="00151BF5">
        <w:rPr>
          <w:lang w:val="is-IS"/>
        </w:rPr>
        <w:t>) á raun- veruleg gögn.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 xml:space="preserve">Þessi uppbygging er kjörin til að samþætta </w:t>
      </w:r>
      <w:r w:rsidR="00327667" w:rsidRPr="00EF2D0C">
        <w:rPr>
          <w:i/>
          <w:iCs/>
          <w:lang w:val="is-IS"/>
        </w:rPr>
        <w:t>lausnaleitarnám</w:t>
      </w:r>
      <w:r w:rsidR="00327667">
        <w:rPr>
          <w:lang w:val="is-IS"/>
        </w:rPr>
        <w:t xml:space="preserve"> </w:t>
      </w:r>
      <w:r w:rsidRPr="00151BF5">
        <w:rPr>
          <w:lang w:val="is-IS"/>
        </w:rPr>
        <w:t>(</w:t>
      </w:r>
      <w:r w:rsidR="00D419F3">
        <w:rPr>
          <w:lang w:val="is-IS"/>
        </w:rPr>
        <w:t xml:space="preserve">e. </w:t>
      </w:r>
      <w:proofErr w:type="spellStart"/>
      <w:r w:rsidRPr="00EF2D0C">
        <w:rPr>
          <w:rFonts w:ascii="Times New Roman" w:hAnsi="Times New Roman"/>
          <w:iCs/>
          <w:lang w:val="is-IS"/>
        </w:rPr>
        <w:t>Problem-Based</w:t>
      </w:r>
      <w:proofErr w:type="spellEnd"/>
      <w:r w:rsidRPr="00EF2D0C">
        <w:rPr>
          <w:rFonts w:ascii="Times New Roman" w:hAnsi="Times New Roman"/>
          <w:iCs/>
          <w:spacing w:val="-1"/>
          <w:lang w:val="is-IS"/>
        </w:rPr>
        <w:t xml:space="preserve"> </w:t>
      </w:r>
      <w:proofErr w:type="spellStart"/>
      <w:r w:rsidRPr="00EF2D0C">
        <w:rPr>
          <w:rFonts w:ascii="Times New Roman" w:hAnsi="Times New Roman"/>
          <w:iCs/>
          <w:lang w:val="is-IS"/>
        </w:rPr>
        <w:t>Learning</w:t>
      </w:r>
      <w:proofErr w:type="spellEnd"/>
      <w:r w:rsidRPr="00151BF5">
        <w:rPr>
          <w:lang w:val="is-IS"/>
        </w:rPr>
        <w:t>,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PBL),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þar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takast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við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opnar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 xml:space="preserve">flóknar áskoranir og þurfa að beita gagnrýninni hugsun, greina gögn og prófa mismunandi leiðir til lausnar </w:t>
      </w:r>
      <w:r w:rsidR="003822B8">
        <w:rPr>
          <w:lang w:val="is-IS"/>
        </w:rPr>
        <w:t>(</w:t>
      </w:r>
      <w:proofErr w:type="spellStart"/>
      <w:r w:rsidR="006A20DF" w:rsidRPr="00151BF5">
        <w:rPr>
          <w:lang w:val="is-IS"/>
        </w:rPr>
        <w:t>Barrows</w:t>
      </w:r>
      <w:proofErr w:type="spellEnd"/>
      <w:r w:rsidR="006A20DF" w:rsidRPr="00151BF5">
        <w:rPr>
          <w:lang w:val="is-IS"/>
        </w:rPr>
        <w:t xml:space="preserve"> </w:t>
      </w:r>
      <w:r w:rsidR="003822B8">
        <w:rPr>
          <w:lang w:val="is-IS"/>
        </w:rPr>
        <w:t>o</w:t>
      </w:r>
      <w:r w:rsidR="008B7B0B">
        <w:rPr>
          <w:lang w:val="is-IS"/>
        </w:rPr>
        <w:t xml:space="preserve">g </w:t>
      </w:r>
      <w:proofErr w:type="spellStart"/>
      <w:r w:rsidR="008B7B0B">
        <w:rPr>
          <w:lang w:val="is-IS"/>
        </w:rPr>
        <w:t>Tamblyn</w:t>
      </w:r>
      <w:proofErr w:type="spellEnd"/>
      <w:r w:rsidR="006A20DF" w:rsidRPr="00151BF5">
        <w:rPr>
          <w:lang w:val="is-IS"/>
        </w:rPr>
        <w:t>,</w:t>
      </w:r>
      <w:r w:rsidRPr="00151BF5">
        <w:rPr>
          <w:lang w:val="is-IS"/>
        </w:rPr>
        <w:t xml:space="preserve"> </w:t>
      </w:r>
      <w:hyperlink w:anchor="_bookmark5" w:history="1">
        <w:r w:rsidR="006A20DF" w:rsidRPr="00151BF5">
          <w:rPr>
            <w:lang w:val="is-IS"/>
          </w:rPr>
          <w:t>1980</w:t>
        </w:r>
        <w:r w:rsidR="003822B8">
          <w:rPr>
            <w:lang w:val="is-IS"/>
          </w:rPr>
          <w:t>)</w:t>
        </w:r>
        <w:r w:rsidR="006A20DF" w:rsidRPr="00151BF5">
          <w:rPr>
            <w:lang w:val="is-IS"/>
          </w:rPr>
          <w:t>.</w:t>
        </w:r>
      </w:hyperlink>
    </w:p>
    <w:p w14:paraId="7A2498E5" w14:textId="21F9AF00" w:rsidR="006A20DF" w:rsidRDefault="00000000">
      <w:pPr>
        <w:pStyle w:val="BodyText"/>
        <w:spacing w:line="252" w:lineRule="auto"/>
        <w:ind w:left="875" w:right="888" w:firstLine="298"/>
        <w:jc w:val="both"/>
        <w:rPr>
          <w:lang w:val="is-IS"/>
        </w:rPr>
      </w:pPr>
      <w:r w:rsidRPr="00151BF5">
        <w:rPr>
          <w:lang w:val="is-IS"/>
        </w:rPr>
        <w:t>Þrjú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LOUIS-hæfniviðmið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valdi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–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lausnamiðuð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nálgun,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gagnalæsi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og teymisvinna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–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tengjast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beint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þessari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TBL/PBL-nálgun. Með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skýrum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 xml:space="preserve">skilgrein- </w:t>
      </w:r>
      <w:proofErr w:type="spellStart"/>
      <w:r w:rsidRPr="00151BF5">
        <w:rPr>
          <w:spacing w:val="-2"/>
          <w:lang w:val="is-IS"/>
        </w:rPr>
        <w:t>ingum</w:t>
      </w:r>
      <w:proofErr w:type="spellEnd"/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á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hverju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hæfniviðmiði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gat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ég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notað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þau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leiðarljós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við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velja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móta kennsluaðferðir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verkefni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á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námskeiðinu,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þannig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nemendur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fengju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tækifæri </w:t>
      </w:r>
      <w:r w:rsidRPr="00151BF5">
        <w:rPr>
          <w:lang w:val="is-IS"/>
        </w:rPr>
        <w:lastRenderedPageBreak/>
        <w:t>til að þróa þessa færni markvisst út misserið</w:t>
      </w:r>
      <w:r w:rsidR="00D419F3">
        <w:rPr>
          <w:lang w:val="is-IS"/>
        </w:rPr>
        <w:t>.</w:t>
      </w:r>
    </w:p>
    <w:p w14:paraId="2ED6699E" w14:textId="77777777" w:rsidR="006A20DF" w:rsidRPr="00151BF5" w:rsidRDefault="006A20DF">
      <w:pPr>
        <w:pStyle w:val="BodyText"/>
        <w:spacing w:before="10"/>
        <w:rPr>
          <w:lang w:val="is-IS"/>
        </w:rPr>
      </w:pPr>
    </w:p>
    <w:p w14:paraId="729EA9B0" w14:textId="7A96B1B0" w:rsidR="006A20DF" w:rsidRPr="00151BF5" w:rsidRDefault="00000000">
      <w:pPr>
        <w:pStyle w:val="BodyText"/>
        <w:spacing w:line="252" w:lineRule="auto"/>
        <w:ind w:left="875" w:right="888" w:firstLine="298"/>
        <w:jc w:val="both"/>
        <w:rPr>
          <w:lang w:val="is-IS"/>
        </w:rPr>
      </w:pPr>
      <w:r w:rsidRPr="00151BF5">
        <w:rPr>
          <w:lang w:val="is-IS"/>
        </w:rPr>
        <w:t>Í endurskoðaðri útgáfu námskeiðsins var gerð veigamikil breyting á verk- efnasniði</w:t>
      </w:r>
      <w:r w:rsidR="00D419F3">
        <w:rPr>
          <w:lang w:val="is-IS"/>
        </w:rPr>
        <w:t>;</w:t>
      </w:r>
      <w:r w:rsidRPr="00151BF5">
        <w:rPr>
          <w:lang w:val="is-IS"/>
        </w:rPr>
        <w:t xml:space="preserve"> í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stað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þess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kynna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nýtt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gagnasafn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hverri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þemalotu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unnu</w:t>
      </w:r>
      <w:r w:rsidRPr="00151BF5">
        <w:rPr>
          <w:spacing w:val="-10"/>
          <w:lang w:val="is-IS"/>
        </w:rPr>
        <w:t xml:space="preserve"> </w:t>
      </w:r>
      <w:proofErr w:type="spellStart"/>
      <w:r w:rsidRPr="00151BF5">
        <w:rPr>
          <w:lang w:val="is-IS"/>
        </w:rPr>
        <w:t>nemend</w:t>
      </w:r>
      <w:proofErr w:type="spellEnd"/>
      <w:r w:rsidRPr="00151BF5">
        <w:rPr>
          <w:lang w:val="is-IS"/>
        </w:rPr>
        <w:t xml:space="preserve">- </w:t>
      </w:r>
      <w:proofErr w:type="spellStart"/>
      <w:r w:rsidRPr="00151BF5">
        <w:rPr>
          <w:lang w:val="is-IS"/>
        </w:rPr>
        <w:t>ur</w:t>
      </w:r>
      <w:proofErr w:type="spellEnd"/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sama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undirliggjandi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gagnasafn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yfir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allt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misserið.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Eitt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samstarfsfyrirtæki var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okkur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innan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handar,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útvegaði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grunngögn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kom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hugmyndir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gætu nýst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þeim,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aðstoðaði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við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stilla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væntingar.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gátu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jafnframt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 xml:space="preserve">sótt sér eigin </w:t>
      </w:r>
      <w:proofErr w:type="spellStart"/>
      <w:r w:rsidRPr="00151BF5">
        <w:rPr>
          <w:lang w:val="is-IS"/>
        </w:rPr>
        <w:t>ítargögn</w:t>
      </w:r>
      <w:proofErr w:type="spellEnd"/>
      <w:r w:rsidRPr="00151BF5">
        <w:rPr>
          <w:lang w:val="is-IS"/>
        </w:rPr>
        <w:t xml:space="preserve"> til að auðga verkefnið.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 xml:space="preserve">Með því að nota aftur sama undir- liggjandi gagnasafn gátu nemendur einbeitt sér að nýrri aðferðafræði í hverri lotu, fremur en að eyða tíma </w:t>
      </w:r>
      <w:r w:rsidR="00D419F3">
        <w:rPr>
          <w:lang w:val="is-IS"/>
        </w:rPr>
        <w:t>í</w:t>
      </w:r>
      <w:r w:rsidRPr="00151BF5">
        <w:rPr>
          <w:lang w:val="is-IS"/>
        </w:rPr>
        <w:t xml:space="preserve"> að setja sig inn í nýtt viðfangsefni sem var ekki markmið námskeiðsins.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Í hverri lotu var námsefni tengt við nýja nálgun eða aðferðafræði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innan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viðskiptagreindar,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út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frá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því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voru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þróuð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afleidd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 xml:space="preserve">verkefni </w:t>
      </w:r>
      <w:r w:rsidRPr="00E90759">
        <w:rPr>
          <w:lang w:val="is-IS"/>
        </w:rPr>
        <w:t>(</w:t>
      </w:r>
      <w:r w:rsidR="00E90759" w:rsidRPr="00E90759">
        <w:rPr>
          <w:lang w:val="is-IS"/>
        </w:rPr>
        <w:t xml:space="preserve">e. </w:t>
      </w:r>
      <w:proofErr w:type="spellStart"/>
      <w:r w:rsidRPr="00EF2D0C">
        <w:rPr>
          <w:lang w:val="is-IS"/>
        </w:rPr>
        <w:t>spin-of</w:t>
      </w:r>
      <w:r w:rsidR="00E90759" w:rsidRPr="00EF2D0C">
        <w:rPr>
          <w:lang w:val="is-IS"/>
        </w:rPr>
        <w:t>f</w:t>
      </w:r>
      <w:proofErr w:type="spellEnd"/>
      <w:r w:rsidRPr="00EF2D0C">
        <w:rPr>
          <w:lang w:val="is-IS"/>
        </w:rPr>
        <w:t xml:space="preserve"> </w:t>
      </w:r>
      <w:proofErr w:type="spellStart"/>
      <w:r w:rsidRPr="00EF2D0C">
        <w:rPr>
          <w:lang w:val="is-IS"/>
        </w:rPr>
        <w:t>projects</w:t>
      </w:r>
      <w:proofErr w:type="spellEnd"/>
      <w:r w:rsidRPr="00E90759">
        <w:rPr>
          <w:lang w:val="is-IS"/>
        </w:rPr>
        <w:t>)</w:t>
      </w:r>
      <w:r w:rsidRPr="00151BF5">
        <w:rPr>
          <w:lang w:val="is-IS"/>
        </w:rPr>
        <w:t xml:space="preserve"> sem byggðu á gagnasafninu.</w:t>
      </w:r>
      <w:r w:rsidRPr="00151BF5">
        <w:rPr>
          <w:spacing w:val="38"/>
          <w:lang w:val="is-IS"/>
        </w:rPr>
        <w:t xml:space="preserve"> </w:t>
      </w:r>
      <w:r w:rsidRPr="00151BF5">
        <w:rPr>
          <w:lang w:val="is-IS"/>
        </w:rPr>
        <w:t>Þessi nálgun leyfði nemendum að kafa dýpra í gögnin, þróa betri skilning á viðfangsefninu og tengja ólíkar aðferðir við sama samhengi.</w:t>
      </w:r>
    </w:p>
    <w:p w14:paraId="4BE0B63B" w14:textId="7A9CE471" w:rsidR="006A20DF" w:rsidRPr="00151BF5" w:rsidRDefault="00000000">
      <w:pPr>
        <w:pStyle w:val="BodyText"/>
        <w:spacing w:line="252" w:lineRule="auto"/>
        <w:ind w:left="875" w:right="888" w:firstLine="298"/>
        <w:jc w:val="both"/>
        <w:rPr>
          <w:lang w:val="is-IS"/>
        </w:rPr>
      </w:pPr>
      <w:r w:rsidRPr="00151BF5">
        <w:rPr>
          <w:spacing w:val="-2"/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lok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námskeiðsins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tóku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nemendur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þátt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samantektarverkefni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kennt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við</w:t>
      </w:r>
      <w:r w:rsidRPr="00151BF5">
        <w:rPr>
          <w:spacing w:val="-9"/>
          <w:lang w:val="is-IS"/>
        </w:rPr>
        <w:t xml:space="preserve"> </w:t>
      </w:r>
      <w:proofErr w:type="spellStart"/>
      <w:r w:rsidRPr="00EF2D0C">
        <w:rPr>
          <w:rFonts w:ascii="Times New Roman" w:hAnsi="Times New Roman"/>
          <w:iCs/>
          <w:spacing w:val="-2"/>
          <w:lang w:val="is-IS"/>
        </w:rPr>
        <w:t>Cap</w:t>
      </w:r>
      <w:proofErr w:type="spellEnd"/>
      <w:r w:rsidRPr="00EF2D0C">
        <w:rPr>
          <w:rFonts w:ascii="Times New Roman" w:hAnsi="Times New Roman"/>
          <w:iCs/>
          <w:spacing w:val="-2"/>
          <w:lang w:val="is-IS"/>
        </w:rPr>
        <w:t xml:space="preserve">- </w:t>
      </w:r>
      <w:proofErr w:type="spellStart"/>
      <w:r w:rsidRPr="00EF2D0C">
        <w:rPr>
          <w:rFonts w:ascii="Times New Roman" w:hAnsi="Times New Roman"/>
          <w:iCs/>
          <w:lang w:val="is-IS"/>
        </w:rPr>
        <w:t>stone</w:t>
      </w:r>
      <w:proofErr w:type="spellEnd"/>
      <w:r w:rsidRPr="00151BF5">
        <w:rPr>
          <w:rFonts w:ascii="Times New Roman" w:hAnsi="Times New Roman"/>
          <w:i/>
          <w:lang w:val="is-IS"/>
        </w:rPr>
        <w:t xml:space="preserve"> </w:t>
      </w:r>
      <w:r w:rsidRPr="00151BF5">
        <w:rPr>
          <w:lang w:val="is-IS"/>
        </w:rPr>
        <w:t xml:space="preserve">í anda </w:t>
      </w:r>
      <w:hyperlink w:anchor="_bookmark11" w:history="1">
        <w:proofErr w:type="spellStart"/>
        <w:r w:rsidR="006A20DF" w:rsidRPr="00151BF5">
          <w:rPr>
            <w:lang w:val="is-IS"/>
          </w:rPr>
          <w:t>Kecskes</w:t>
        </w:r>
        <w:proofErr w:type="spellEnd"/>
        <w:r w:rsidR="003822B8">
          <w:rPr>
            <w:lang w:val="is-IS"/>
          </w:rPr>
          <w:t xml:space="preserve"> og </w:t>
        </w:r>
        <w:proofErr w:type="spellStart"/>
        <w:r w:rsidR="006A20DF" w:rsidRPr="00151BF5">
          <w:rPr>
            <w:lang w:val="is-IS"/>
          </w:rPr>
          <w:t>Kerrigan</w:t>
        </w:r>
        <w:proofErr w:type="spellEnd"/>
      </w:hyperlink>
      <w:r w:rsidRPr="00151BF5">
        <w:rPr>
          <w:lang w:val="is-IS"/>
        </w:rPr>
        <w:t xml:space="preserve"> </w:t>
      </w:r>
      <w:hyperlink w:anchor="_bookmark11" w:history="1">
        <w:r w:rsidR="003822B8">
          <w:rPr>
            <w:lang w:val="is-IS"/>
          </w:rPr>
          <w:t>(</w:t>
        </w:r>
        <w:r w:rsidR="006A20DF" w:rsidRPr="00151BF5">
          <w:rPr>
            <w:lang w:val="is-IS"/>
          </w:rPr>
          <w:t>2009</w:t>
        </w:r>
        <w:r w:rsidR="003822B8">
          <w:rPr>
            <w:lang w:val="is-IS"/>
          </w:rPr>
          <w:t>)</w:t>
        </w:r>
      </w:hyperlink>
      <w:r w:rsidRPr="00151BF5">
        <w:rPr>
          <w:lang w:val="is-IS"/>
        </w:rPr>
        <w:t xml:space="preserve"> þar sem öll vinna </w:t>
      </w:r>
      <w:proofErr w:type="spellStart"/>
      <w:r w:rsidRPr="00151BF5">
        <w:rPr>
          <w:lang w:val="is-IS"/>
        </w:rPr>
        <w:t>lotanna</w:t>
      </w:r>
      <w:proofErr w:type="spellEnd"/>
      <w:r w:rsidRPr="00151BF5">
        <w:rPr>
          <w:lang w:val="is-IS"/>
        </w:rPr>
        <w:t xml:space="preserve"> var </w:t>
      </w:r>
      <w:proofErr w:type="spellStart"/>
      <w:r w:rsidRPr="00151BF5">
        <w:rPr>
          <w:lang w:val="is-IS"/>
        </w:rPr>
        <w:t>sam</w:t>
      </w:r>
      <w:proofErr w:type="spellEnd"/>
      <w:r w:rsidRPr="00151BF5">
        <w:rPr>
          <w:lang w:val="is-IS"/>
        </w:rPr>
        <w:t>- þætt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eina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heild.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Verkefnið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unnið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samstarfi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við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fyrirtæki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fólst</w:t>
      </w:r>
      <w:r w:rsidRPr="00151BF5">
        <w:rPr>
          <w:spacing w:val="2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20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nemendur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þróuðu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heildstæða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lausn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fyrir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það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endurspeglaði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öll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 xml:space="preserve">viðfangs- </w:t>
      </w:r>
      <w:r w:rsidRPr="00151BF5">
        <w:rPr>
          <w:lang w:val="is-IS"/>
        </w:rPr>
        <w:t>efni námskeiðsins.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 xml:space="preserve">Með þessu móti tengdust einstakar lotur ekki aðeins inn- </w:t>
      </w:r>
      <w:proofErr w:type="spellStart"/>
      <w:r w:rsidRPr="00151BF5">
        <w:rPr>
          <w:spacing w:val="-2"/>
          <w:lang w:val="is-IS"/>
        </w:rPr>
        <w:t>byrðis</w:t>
      </w:r>
      <w:proofErr w:type="spellEnd"/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heldur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líka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lokaverkefninu,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tryggði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samfellu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aukið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samhengi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milli áfanga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námskeiðsins.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Nemendur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skiluðu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þremur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afurðum</w:t>
      </w:r>
      <w:r w:rsidR="00D419F3">
        <w:rPr>
          <w:spacing w:val="-2"/>
          <w:lang w:val="is-IS"/>
        </w:rPr>
        <w:t>;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yfirlitskynningu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fyrir </w:t>
      </w:r>
      <w:r w:rsidRPr="00151BF5">
        <w:rPr>
          <w:lang w:val="is-IS"/>
        </w:rPr>
        <w:t>fulltrúa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fyrirtækisins,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tæknilegri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skýrslu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rökstuddum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greindum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aðferð- um,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kóðasafni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gerði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fyrirtækinu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kleift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endurskapa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niðurstöður.</w:t>
      </w:r>
      <w:r w:rsidRPr="00151BF5">
        <w:rPr>
          <w:spacing w:val="2"/>
          <w:lang w:val="is-IS"/>
        </w:rPr>
        <w:t xml:space="preserve"> </w:t>
      </w:r>
      <w:r w:rsidRPr="00151BF5">
        <w:rPr>
          <w:lang w:val="is-IS"/>
        </w:rPr>
        <w:t xml:space="preserve">Þessi nálgun tryggði samfellu milli lota, leyfði nemendum að þróa dýpri skilning á viðfangsefnum og auka hæfni í bæði fræðilegri greiningu og hagnýtri notkun. </w:t>
      </w:r>
      <w:r w:rsidRPr="00151BF5">
        <w:rPr>
          <w:spacing w:val="-2"/>
          <w:lang w:val="is-IS"/>
        </w:rPr>
        <w:t>Samþætting fræðilegrar dýptar og raunhæfs gildi</w:t>
      </w:r>
      <w:r w:rsidR="003A0301">
        <w:rPr>
          <w:spacing w:val="-2"/>
          <w:lang w:val="is-IS"/>
        </w:rPr>
        <w:t>s</w:t>
      </w:r>
      <w:r w:rsidRPr="00151BF5">
        <w:rPr>
          <w:spacing w:val="-2"/>
          <w:lang w:val="is-IS"/>
        </w:rPr>
        <w:t xml:space="preserve"> í verkefnunum gerði nemend</w:t>
      </w:r>
      <w:r w:rsidRPr="00151BF5">
        <w:rPr>
          <w:lang w:val="is-IS"/>
        </w:rPr>
        <w:t>um kleift að mæta ólíkum væntingum háskóla og atvinnulífs.</w:t>
      </w:r>
    </w:p>
    <w:p w14:paraId="06BBC17D" w14:textId="78B7C283" w:rsidR="006A20DF" w:rsidRPr="00151BF5" w:rsidRDefault="00000000">
      <w:pPr>
        <w:pStyle w:val="BodyText"/>
        <w:spacing w:before="2" w:line="252" w:lineRule="auto"/>
        <w:ind w:left="875" w:right="600" w:firstLine="298"/>
        <w:rPr>
          <w:lang w:val="is-IS"/>
        </w:rPr>
      </w:pPr>
      <w:r w:rsidRPr="00151BF5">
        <w:rPr>
          <w:lang w:val="is-IS"/>
        </w:rPr>
        <w:t>Til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undirbúa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fyrir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verkefnavinnuna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40"/>
          <w:lang w:val="is-IS"/>
        </w:rPr>
        <w:t xml:space="preserve"> </w:t>
      </w:r>
      <w:proofErr w:type="spellStart"/>
      <w:r w:rsidRPr="00151BF5">
        <w:rPr>
          <w:lang w:val="is-IS"/>
        </w:rPr>
        <w:t>Capstone</w:t>
      </w:r>
      <w:proofErr w:type="spellEnd"/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hefð- bundnu</w:t>
      </w:r>
      <w:r w:rsidRPr="00151BF5">
        <w:rPr>
          <w:spacing w:val="-7"/>
          <w:lang w:val="is-IS"/>
        </w:rPr>
        <w:t xml:space="preserve"> </w:t>
      </w:r>
      <w:r w:rsidRPr="00151BF5">
        <w:rPr>
          <w:lang w:val="is-IS"/>
        </w:rPr>
        <w:t>TBL-fyrirkomulagi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(</w:t>
      </w:r>
      <w:proofErr w:type="spellStart"/>
      <w:r w:rsidRPr="00151BF5">
        <w:rPr>
          <w:lang w:val="is-IS"/>
        </w:rPr>
        <w:t>iRAT</w:t>
      </w:r>
      <w:proofErr w:type="spellEnd"/>
      <w:r w:rsidRPr="00151BF5">
        <w:rPr>
          <w:lang w:val="is-IS"/>
        </w:rPr>
        <w:t>/</w:t>
      </w:r>
      <w:proofErr w:type="spellStart"/>
      <w:r w:rsidRPr="00151BF5">
        <w:rPr>
          <w:lang w:val="is-IS"/>
        </w:rPr>
        <w:t>tRAT</w:t>
      </w:r>
      <w:proofErr w:type="spellEnd"/>
      <w:r w:rsidRPr="00151BF5">
        <w:rPr>
          <w:lang w:val="is-IS"/>
        </w:rPr>
        <w:t>/</w:t>
      </w:r>
      <w:proofErr w:type="spellStart"/>
      <w:r w:rsidRPr="00151BF5">
        <w:rPr>
          <w:lang w:val="is-IS"/>
        </w:rPr>
        <w:t>tAPP</w:t>
      </w:r>
      <w:proofErr w:type="spellEnd"/>
      <w:r w:rsidRPr="00151BF5">
        <w:rPr>
          <w:lang w:val="is-IS"/>
        </w:rPr>
        <w:t>/</w:t>
      </w:r>
      <w:proofErr w:type="spellStart"/>
      <w:r w:rsidRPr="00151BF5">
        <w:rPr>
          <w:lang w:val="is-IS"/>
        </w:rPr>
        <w:t>iREF</w:t>
      </w:r>
      <w:proofErr w:type="spellEnd"/>
      <w:r w:rsidRPr="00151BF5">
        <w:rPr>
          <w:lang w:val="is-IS"/>
        </w:rPr>
        <w:t>)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breytt.</w:t>
      </w:r>
      <w:r w:rsidRPr="00151BF5">
        <w:rPr>
          <w:spacing w:val="27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7"/>
          <w:lang w:val="is-IS"/>
        </w:rPr>
        <w:t xml:space="preserve"> </w:t>
      </w:r>
      <w:r w:rsidRPr="00151BF5">
        <w:rPr>
          <w:lang w:val="is-IS"/>
        </w:rPr>
        <w:t xml:space="preserve">einstaklingsund- </w:t>
      </w:r>
      <w:proofErr w:type="spellStart"/>
      <w:r w:rsidRPr="00151BF5">
        <w:rPr>
          <w:lang w:val="is-IS"/>
        </w:rPr>
        <w:t>irbúningi</w:t>
      </w:r>
      <w:proofErr w:type="spellEnd"/>
      <w:r w:rsidRPr="00151BF5">
        <w:rPr>
          <w:lang w:val="is-IS"/>
        </w:rPr>
        <w:t xml:space="preserve"> (</w:t>
      </w:r>
      <w:proofErr w:type="spellStart"/>
      <w:r w:rsidRPr="00151BF5">
        <w:rPr>
          <w:lang w:val="is-IS"/>
        </w:rPr>
        <w:t>iRAT</w:t>
      </w:r>
      <w:proofErr w:type="spellEnd"/>
      <w:r w:rsidRPr="00151BF5">
        <w:rPr>
          <w:lang w:val="is-IS"/>
        </w:rPr>
        <w:t>) lagði hver nemandi fram hugmyndir um hvernig aðferðafræði lotunnar</w:t>
      </w:r>
      <w:r w:rsidRPr="00151BF5">
        <w:rPr>
          <w:spacing w:val="37"/>
          <w:lang w:val="is-IS"/>
        </w:rPr>
        <w:t xml:space="preserve"> </w:t>
      </w:r>
      <w:r w:rsidRPr="00151BF5">
        <w:rPr>
          <w:lang w:val="is-IS"/>
        </w:rPr>
        <w:t>gæti</w:t>
      </w:r>
      <w:r w:rsidRPr="00151BF5">
        <w:rPr>
          <w:spacing w:val="37"/>
          <w:lang w:val="is-IS"/>
        </w:rPr>
        <w:t xml:space="preserve"> </w:t>
      </w:r>
      <w:r w:rsidRPr="00151BF5">
        <w:rPr>
          <w:lang w:val="is-IS"/>
        </w:rPr>
        <w:t>nýst</w:t>
      </w:r>
      <w:r w:rsidRPr="00151BF5">
        <w:rPr>
          <w:spacing w:val="37"/>
          <w:lang w:val="is-IS"/>
        </w:rPr>
        <w:t xml:space="preserve"> </w:t>
      </w:r>
      <w:r w:rsidRPr="00151BF5">
        <w:rPr>
          <w:lang w:val="is-IS"/>
        </w:rPr>
        <w:t>samstarfsfyrirtækinu,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svipað</w:t>
      </w:r>
      <w:r w:rsidRPr="00151BF5">
        <w:rPr>
          <w:spacing w:val="37"/>
          <w:lang w:val="is-IS"/>
        </w:rPr>
        <w:t xml:space="preserve"> </w:t>
      </w:r>
      <w:r w:rsidRPr="00151BF5">
        <w:rPr>
          <w:lang w:val="is-IS"/>
        </w:rPr>
        <w:t>hugmyndavinnu</w:t>
      </w:r>
      <w:r w:rsidRPr="00151BF5">
        <w:rPr>
          <w:spacing w:val="37"/>
          <w:lang w:val="is-IS"/>
        </w:rPr>
        <w:t xml:space="preserve"> </w:t>
      </w:r>
      <w:r w:rsidRPr="00151BF5">
        <w:rPr>
          <w:lang w:val="is-IS"/>
        </w:rPr>
        <w:t>(</w:t>
      </w:r>
      <w:r w:rsidR="003A0301">
        <w:rPr>
          <w:lang w:val="is-IS"/>
        </w:rPr>
        <w:t xml:space="preserve">e. </w:t>
      </w:r>
      <w:proofErr w:type="spellStart"/>
      <w:r w:rsidRPr="00EF2D0C">
        <w:rPr>
          <w:rFonts w:ascii="Times New Roman" w:hAnsi="Times New Roman"/>
          <w:iCs/>
          <w:lang w:val="is-IS"/>
        </w:rPr>
        <w:t>brainstorming</w:t>
      </w:r>
      <w:proofErr w:type="spellEnd"/>
      <w:r w:rsidRPr="00151BF5">
        <w:rPr>
          <w:lang w:val="is-IS"/>
        </w:rPr>
        <w:t>).</w:t>
      </w:r>
      <w:r w:rsidRPr="00151BF5">
        <w:rPr>
          <w:spacing w:val="8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34"/>
          <w:lang w:val="is-IS"/>
        </w:rPr>
        <w:t xml:space="preserve"> </w:t>
      </w:r>
      <w:r w:rsidRPr="00151BF5">
        <w:rPr>
          <w:lang w:val="is-IS"/>
        </w:rPr>
        <w:t>sameiginlegum</w:t>
      </w:r>
      <w:r w:rsidRPr="00151BF5">
        <w:rPr>
          <w:spacing w:val="34"/>
          <w:lang w:val="is-IS"/>
        </w:rPr>
        <w:t xml:space="preserve"> </w:t>
      </w:r>
      <w:r w:rsidRPr="00151BF5">
        <w:rPr>
          <w:lang w:val="is-IS"/>
        </w:rPr>
        <w:t>undirbúningi</w:t>
      </w:r>
      <w:r w:rsidRPr="00151BF5">
        <w:rPr>
          <w:spacing w:val="34"/>
          <w:lang w:val="is-IS"/>
        </w:rPr>
        <w:t xml:space="preserve"> </w:t>
      </w:r>
      <w:r w:rsidRPr="00151BF5">
        <w:rPr>
          <w:lang w:val="is-IS"/>
        </w:rPr>
        <w:t>(</w:t>
      </w:r>
      <w:proofErr w:type="spellStart"/>
      <w:r w:rsidRPr="00151BF5">
        <w:rPr>
          <w:lang w:val="is-IS"/>
        </w:rPr>
        <w:t>tRAT</w:t>
      </w:r>
      <w:proofErr w:type="spellEnd"/>
      <w:r w:rsidRPr="00151BF5">
        <w:rPr>
          <w:lang w:val="is-IS"/>
        </w:rPr>
        <w:t>)</w:t>
      </w:r>
      <w:r w:rsidRPr="00151BF5">
        <w:rPr>
          <w:spacing w:val="34"/>
          <w:lang w:val="is-IS"/>
        </w:rPr>
        <w:t xml:space="preserve"> </w:t>
      </w:r>
      <w:r w:rsidRPr="00151BF5">
        <w:rPr>
          <w:lang w:val="is-IS"/>
        </w:rPr>
        <w:t>ræddu</w:t>
      </w:r>
      <w:r w:rsidRPr="00151BF5">
        <w:rPr>
          <w:spacing w:val="34"/>
          <w:lang w:val="is-IS"/>
        </w:rPr>
        <w:t xml:space="preserve"> </w:t>
      </w:r>
      <w:r w:rsidRPr="00151BF5">
        <w:rPr>
          <w:lang w:val="is-IS"/>
        </w:rPr>
        <w:t>teymin</w:t>
      </w:r>
      <w:r w:rsidRPr="00151BF5">
        <w:rPr>
          <w:spacing w:val="34"/>
          <w:lang w:val="is-IS"/>
        </w:rPr>
        <w:t xml:space="preserve"> </w:t>
      </w:r>
      <w:r w:rsidRPr="00151BF5">
        <w:rPr>
          <w:lang w:val="is-IS"/>
        </w:rPr>
        <w:t>hugmyndir</w:t>
      </w:r>
      <w:r w:rsidRPr="00151BF5">
        <w:rPr>
          <w:spacing w:val="34"/>
          <w:lang w:val="is-IS"/>
        </w:rPr>
        <w:t xml:space="preserve"> </w:t>
      </w:r>
      <w:r w:rsidRPr="00151BF5">
        <w:rPr>
          <w:lang w:val="is-IS"/>
        </w:rPr>
        <w:t xml:space="preserve">sínar, </w:t>
      </w:r>
      <w:r w:rsidRPr="00151BF5">
        <w:rPr>
          <w:spacing w:val="-2"/>
          <w:lang w:val="is-IS"/>
        </w:rPr>
        <w:t>völdu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viðeigandi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nálgun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mótuðu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sameiginlega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aðgerðaáætlun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varð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grunn</w:t>
      </w:r>
      <w:r w:rsidRPr="00151BF5">
        <w:rPr>
          <w:lang w:val="is-IS"/>
        </w:rPr>
        <w:t>ur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fyrir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teymisverkefnið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(</w:t>
      </w:r>
      <w:proofErr w:type="spellStart"/>
      <w:r w:rsidRPr="00151BF5">
        <w:rPr>
          <w:lang w:val="is-IS"/>
        </w:rPr>
        <w:t>tAPP</w:t>
      </w:r>
      <w:proofErr w:type="spellEnd"/>
      <w:r w:rsidRPr="00151BF5">
        <w:rPr>
          <w:lang w:val="is-IS"/>
        </w:rPr>
        <w:t>),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þar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aðferðafræði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beitt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raunveruleg</w:t>
      </w:r>
      <w:r w:rsidRPr="00151BF5">
        <w:rPr>
          <w:spacing w:val="18"/>
          <w:lang w:val="is-IS"/>
        </w:rPr>
        <w:t xml:space="preserve"> </w:t>
      </w:r>
      <w:r w:rsidRPr="00151BF5">
        <w:rPr>
          <w:lang w:val="is-IS"/>
        </w:rPr>
        <w:t>gögn</w:t>
      </w:r>
      <w:r w:rsidRPr="00151BF5">
        <w:rPr>
          <w:spacing w:val="18"/>
          <w:lang w:val="is-IS"/>
        </w:rPr>
        <w:t xml:space="preserve"> </w:t>
      </w:r>
      <w:r w:rsidRPr="00151BF5">
        <w:rPr>
          <w:lang w:val="is-IS"/>
        </w:rPr>
        <w:t>fyrirtæk</w:t>
      </w:r>
      <w:r w:rsidR="004D3A47">
        <w:rPr>
          <w:lang w:val="is-IS"/>
        </w:rPr>
        <w:t>i</w:t>
      </w:r>
      <w:r w:rsidRPr="00151BF5">
        <w:rPr>
          <w:lang w:val="is-IS"/>
        </w:rPr>
        <w:t>sins.</w:t>
      </w:r>
      <w:r w:rsidRPr="00151BF5">
        <w:rPr>
          <w:spacing w:val="67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18"/>
          <w:lang w:val="is-IS"/>
        </w:rPr>
        <w:t xml:space="preserve"> </w:t>
      </w:r>
      <w:r w:rsidRPr="00151BF5">
        <w:rPr>
          <w:lang w:val="is-IS"/>
        </w:rPr>
        <w:t>lokin</w:t>
      </w:r>
      <w:r w:rsidRPr="00151BF5">
        <w:rPr>
          <w:spacing w:val="18"/>
          <w:lang w:val="is-IS"/>
        </w:rPr>
        <w:t xml:space="preserve"> </w:t>
      </w:r>
      <w:r w:rsidRPr="00151BF5">
        <w:rPr>
          <w:lang w:val="is-IS"/>
        </w:rPr>
        <w:t>skráðu</w:t>
      </w:r>
      <w:r w:rsidRPr="00151BF5">
        <w:rPr>
          <w:spacing w:val="18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18"/>
          <w:lang w:val="is-IS"/>
        </w:rPr>
        <w:t xml:space="preserve"> </w:t>
      </w:r>
      <w:r w:rsidRPr="00151BF5">
        <w:rPr>
          <w:lang w:val="is-IS"/>
        </w:rPr>
        <w:t>einstaklingsbundna</w:t>
      </w:r>
      <w:r w:rsidRPr="00151BF5">
        <w:rPr>
          <w:spacing w:val="18"/>
          <w:lang w:val="is-IS"/>
        </w:rPr>
        <w:t xml:space="preserve"> </w:t>
      </w:r>
      <w:proofErr w:type="spellStart"/>
      <w:r w:rsidRPr="00151BF5">
        <w:rPr>
          <w:lang w:val="is-IS"/>
        </w:rPr>
        <w:t>ígrundun</w:t>
      </w:r>
      <w:proofErr w:type="spellEnd"/>
      <w:r w:rsidRPr="00151BF5">
        <w:rPr>
          <w:lang w:val="is-IS"/>
        </w:rPr>
        <w:t xml:space="preserve"> (</w:t>
      </w:r>
      <w:proofErr w:type="spellStart"/>
      <w:r w:rsidRPr="00151BF5">
        <w:rPr>
          <w:lang w:val="is-IS"/>
        </w:rPr>
        <w:t>iREF</w:t>
      </w:r>
      <w:proofErr w:type="spellEnd"/>
      <w:r w:rsidRPr="00151BF5">
        <w:rPr>
          <w:lang w:val="is-IS"/>
        </w:rPr>
        <w:t>),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nýttist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minnisbók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fyrir</w:t>
      </w:r>
      <w:r w:rsidRPr="00151BF5">
        <w:rPr>
          <w:spacing w:val="40"/>
          <w:lang w:val="is-IS"/>
        </w:rPr>
        <w:t xml:space="preserve"> </w:t>
      </w:r>
      <w:r w:rsidR="003A0301" w:rsidRPr="00EF2D0C">
        <w:t>þá</w:t>
      </w:r>
      <w:r w:rsidR="003A0301">
        <w:rPr>
          <w:spacing w:val="40"/>
          <w:lang w:val="is-IS"/>
        </w:rPr>
        <w:t xml:space="preserve"> </w:t>
      </w:r>
      <w:r w:rsidRPr="00151BF5">
        <w:rPr>
          <w:lang w:val="is-IS"/>
        </w:rPr>
        <w:t>sjálfa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notkunar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40"/>
          <w:lang w:val="is-IS"/>
        </w:rPr>
        <w:t xml:space="preserve"> </w:t>
      </w:r>
      <w:proofErr w:type="spellStart"/>
      <w:r w:rsidRPr="00151BF5">
        <w:rPr>
          <w:lang w:val="is-IS"/>
        </w:rPr>
        <w:t>Capstone</w:t>
      </w:r>
      <w:proofErr w:type="spellEnd"/>
      <w:r w:rsidRPr="00151BF5">
        <w:rPr>
          <w:lang w:val="is-IS"/>
        </w:rPr>
        <w:t>- verkefninu síðar.</w:t>
      </w:r>
    </w:p>
    <w:p w14:paraId="6BFA99E5" w14:textId="77777777" w:rsidR="006A20DF" w:rsidRPr="00151BF5" w:rsidRDefault="006A20DF">
      <w:pPr>
        <w:pStyle w:val="BodyText"/>
        <w:spacing w:before="108"/>
        <w:rPr>
          <w:lang w:val="is-IS"/>
        </w:rPr>
      </w:pPr>
    </w:p>
    <w:p w14:paraId="07EEDCF5" w14:textId="77777777" w:rsidR="006A20DF" w:rsidRPr="00151BF5" w:rsidRDefault="00000000">
      <w:pPr>
        <w:pStyle w:val="Heading1"/>
        <w:jc w:val="both"/>
        <w:rPr>
          <w:lang w:val="is-IS"/>
        </w:rPr>
      </w:pPr>
      <w:r w:rsidRPr="00151BF5">
        <w:rPr>
          <w:w w:val="105"/>
          <w:lang w:val="is-IS"/>
        </w:rPr>
        <w:t>Uppbygging</w:t>
      </w:r>
      <w:r w:rsidRPr="00151BF5">
        <w:rPr>
          <w:spacing w:val="55"/>
          <w:w w:val="150"/>
          <w:lang w:val="is-IS"/>
        </w:rPr>
        <w:t xml:space="preserve"> </w:t>
      </w:r>
      <w:r w:rsidRPr="00151BF5">
        <w:rPr>
          <w:spacing w:val="-2"/>
          <w:w w:val="105"/>
          <w:lang w:val="is-IS"/>
        </w:rPr>
        <w:t>námskeiðsins</w:t>
      </w:r>
    </w:p>
    <w:p w14:paraId="700247A0" w14:textId="6842901D" w:rsidR="006A20DF" w:rsidRPr="00151BF5" w:rsidRDefault="00000000">
      <w:pPr>
        <w:pStyle w:val="BodyText"/>
        <w:spacing w:line="252" w:lineRule="auto"/>
        <w:ind w:left="875" w:right="889"/>
        <w:jc w:val="both"/>
        <w:rPr>
          <w:lang w:val="is-IS"/>
        </w:rPr>
      </w:pPr>
      <w:r w:rsidRPr="00151BF5">
        <w:rPr>
          <w:lang w:val="is-IS"/>
        </w:rPr>
        <w:t>Námskeiðið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skipulagt</w:t>
      </w:r>
      <w:r w:rsidRPr="00151BF5">
        <w:rPr>
          <w:spacing w:val="-9"/>
          <w:lang w:val="is-IS"/>
        </w:rPr>
        <w:t xml:space="preserve"> </w:t>
      </w:r>
      <w:r w:rsidR="003A0301">
        <w:rPr>
          <w:lang w:val="is-IS"/>
        </w:rPr>
        <w:t>sem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fimm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þemalotur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eitt</w:t>
      </w:r>
      <w:r w:rsidRPr="00151BF5">
        <w:rPr>
          <w:spacing w:val="-10"/>
          <w:lang w:val="is-IS"/>
        </w:rPr>
        <w:t xml:space="preserve"> </w:t>
      </w:r>
      <w:proofErr w:type="spellStart"/>
      <w:r w:rsidRPr="00151BF5">
        <w:rPr>
          <w:lang w:val="is-IS"/>
        </w:rPr>
        <w:t>Capstone</w:t>
      </w:r>
      <w:proofErr w:type="spellEnd"/>
      <w:r w:rsidR="004B4190">
        <w:rPr>
          <w:spacing w:val="-10"/>
          <w:lang w:val="is-IS"/>
        </w:rPr>
        <w:t>-</w:t>
      </w:r>
      <w:r w:rsidRPr="00151BF5">
        <w:rPr>
          <w:lang w:val="is-IS"/>
        </w:rPr>
        <w:t>samantektarverkefni.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Hver þemalota stóð yfir í tvær vikur og innihélt fjögur stig samkvæmt hugmyndafræði teymisnáms (</w:t>
      </w:r>
      <w:proofErr w:type="spellStart"/>
      <w:r w:rsidRPr="00151BF5">
        <w:rPr>
          <w:lang w:val="is-IS"/>
        </w:rPr>
        <w:t>iRAT</w:t>
      </w:r>
      <w:proofErr w:type="spellEnd"/>
      <w:r w:rsidRPr="00151BF5">
        <w:rPr>
          <w:lang w:val="is-IS"/>
        </w:rPr>
        <w:t>/</w:t>
      </w:r>
      <w:proofErr w:type="spellStart"/>
      <w:r w:rsidRPr="00151BF5">
        <w:rPr>
          <w:lang w:val="is-IS"/>
        </w:rPr>
        <w:t>tRAT</w:t>
      </w:r>
      <w:proofErr w:type="spellEnd"/>
      <w:r w:rsidRPr="00151BF5">
        <w:rPr>
          <w:lang w:val="is-IS"/>
        </w:rPr>
        <w:t>/</w:t>
      </w:r>
      <w:proofErr w:type="spellStart"/>
      <w:r w:rsidRPr="00151BF5">
        <w:rPr>
          <w:lang w:val="is-IS"/>
        </w:rPr>
        <w:t>tAPP</w:t>
      </w:r>
      <w:proofErr w:type="spellEnd"/>
      <w:r w:rsidRPr="00151BF5">
        <w:rPr>
          <w:lang w:val="is-IS"/>
        </w:rPr>
        <w:t>/</w:t>
      </w:r>
      <w:proofErr w:type="spellStart"/>
      <w:r w:rsidRPr="00151BF5">
        <w:rPr>
          <w:lang w:val="is-IS"/>
        </w:rPr>
        <w:t>iREF</w:t>
      </w:r>
      <w:proofErr w:type="spellEnd"/>
      <w:r w:rsidRPr="00151BF5">
        <w:rPr>
          <w:lang w:val="is-IS"/>
        </w:rPr>
        <w:t>)</w:t>
      </w:r>
      <w:r w:rsidR="00581B7C">
        <w:rPr>
          <w:lang w:val="is-IS"/>
        </w:rPr>
        <w:t>,</w:t>
      </w:r>
      <w:r w:rsidRPr="00151BF5">
        <w:rPr>
          <w:lang w:val="is-IS"/>
        </w:rPr>
        <w:t xml:space="preserve"> þar sem teymin unnu með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afmarkaða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aðferðafræði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sviði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viðskiptagreindar.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3"/>
          <w:lang w:val="is-IS"/>
        </w:rPr>
        <w:t xml:space="preserve"> </w:t>
      </w:r>
      <w:proofErr w:type="spellStart"/>
      <w:r w:rsidRPr="00151BF5">
        <w:rPr>
          <w:lang w:val="is-IS"/>
        </w:rPr>
        <w:t>Capstone</w:t>
      </w:r>
      <w:proofErr w:type="spellEnd"/>
      <w:r w:rsidRPr="00151BF5">
        <w:rPr>
          <w:lang w:val="is-IS"/>
        </w:rPr>
        <w:t xml:space="preserve">-verkefninu </w:t>
      </w:r>
      <w:r w:rsidRPr="00151BF5">
        <w:rPr>
          <w:spacing w:val="-2"/>
          <w:lang w:val="is-IS"/>
        </w:rPr>
        <w:t>var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ekki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unnið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með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nýtt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efni,</w:t>
      </w:r>
      <w:r w:rsidRPr="00151BF5">
        <w:rPr>
          <w:spacing w:val="-3"/>
          <w:lang w:val="is-IS"/>
        </w:rPr>
        <w:t xml:space="preserve"> </w:t>
      </w:r>
      <w:r w:rsidRPr="00151BF5">
        <w:rPr>
          <w:spacing w:val="-2"/>
          <w:lang w:val="is-IS"/>
        </w:rPr>
        <w:t>heldur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var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fyrri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vinna</w:t>
      </w:r>
      <w:r w:rsidRPr="00151BF5">
        <w:rPr>
          <w:spacing w:val="-7"/>
          <w:lang w:val="is-IS"/>
        </w:rPr>
        <w:t xml:space="preserve"> </w:t>
      </w:r>
      <w:proofErr w:type="spellStart"/>
      <w:r w:rsidRPr="00151BF5">
        <w:rPr>
          <w:spacing w:val="-2"/>
          <w:lang w:val="is-IS"/>
        </w:rPr>
        <w:t>ítruð</w:t>
      </w:r>
      <w:proofErr w:type="spellEnd"/>
      <w:r w:rsidRPr="00151BF5">
        <w:rPr>
          <w:spacing w:val="-2"/>
          <w:lang w:val="is-IS"/>
        </w:rPr>
        <w:t>,</w:t>
      </w:r>
      <w:r w:rsidRPr="00151BF5">
        <w:rPr>
          <w:spacing w:val="-3"/>
          <w:lang w:val="is-IS"/>
        </w:rPr>
        <w:t xml:space="preserve"> </w:t>
      </w:r>
      <w:r w:rsidRPr="00151BF5">
        <w:rPr>
          <w:spacing w:val="-2"/>
          <w:lang w:val="is-IS"/>
        </w:rPr>
        <w:t>endurbætt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 xml:space="preserve">samþætt </w:t>
      </w:r>
      <w:r w:rsidRPr="00151BF5">
        <w:rPr>
          <w:lang w:val="is-IS"/>
        </w:rPr>
        <w:t>í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eina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heild.</w:t>
      </w:r>
      <w:r w:rsidRPr="00151BF5">
        <w:rPr>
          <w:spacing w:val="38"/>
          <w:lang w:val="is-IS"/>
        </w:rPr>
        <w:t xml:space="preserve"> </w:t>
      </w:r>
      <w:r w:rsidRPr="00151BF5">
        <w:rPr>
          <w:lang w:val="is-IS"/>
        </w:rPr>
        <w:t>Þar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notuð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svipuð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uppbygging:</w:t>
      </w:r>
      <w:r w:rsidRPr="00151BF5">
        <w:rPr>
          <w:spacing w:val="31"/>
          <w:lang w:val="is-IS"/>
        </w:rPr>
        <w:t xml:space="preserve"> </w:t>
      </w:r>
      <w:r w:rsidRPr="00151BF5">
        <w:rPr>
          <w:lang w:val="is-IS"/>
        </w:rPr>
        <w:t>(i)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Teymisverkefni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7"/>
          <w:lang w:val="is-IS"/>
        </w:rPr>
        <w:t xml:space="preserve"> </w:t>
      </w:r>
      <w:proofErr w:type="spellStart"/>
      <w:r w:rsidRPr="00151BF5">
        <w:rPr>
          <w:lang w:val="is-IS"/>
        </w:rPr>
        <w:t>Capstone</w:t>
      </w:r>
      <w:proofErr w:type="spellEnd"/>
      <w:r w:rsidR="00581B7C">
        <w:rPr>
          <w:lang w:val="is-IS"/>
        </w:rPr>
        <w:t xml:space="preserve"> </w:t>
      </w:r>
      <w:r w:rsidRPr="00151BF5">
        <w:rPr>
          <w:lang w:val="is-IS"/>
        </w:rPr>
        <w:t>(</w:t>
      </w:r>
      <w:proofErr w:type="spellStart"/>
      <w:r w:rsidRPr="00151BF5">
        <w:rPr>
          <w:lang w:val="is-IS"/>
        </w:rPr>
        <w:t>tCAP</w:t>
      </w:r>
      <w:proofErr w:type="spellEnd"/>
      <w:r w:rsidRPr="00151BF5">
        <w:rPr>
          <w:lang w:val="is-IS"/>
        </w:rPr>
        <w:t>)</w:t>
      </w:r>
      <w:r w:rsidR="00B33483">
        <w:rPr>
          <w:lang w:val="is-IS"/>
        </w:rPr>
        <w:t>;</w:t>
      </w:r>
      <w:r w:rsidRPr="00151BF5">
        <w:rPr>
          <w:lang w:val="is-IS"/>
        </w:rPr>
        <w:t xml:space="preserve"> samþætting fyrri </w:t>
      </w:r>
      <w:proofErr w:type="spellStart"/>
      <w:r w:rsidRPr="00151BF5">
        <w:rPr>
          <w:lang w:val="is-IS"/>
        </w:rPr>
        <w:t>tAPP</w:t>
      </w:r>
      <w:proofErr w:type="spellEnd"/>
      <w:r w:rsidRPr="00151BF5">
        <w:rPr>
          <w:lang w:val="is-IS"/>
        </w:rPr>
        <w:t xml:space="preserve"> verkefna í heildstæða lausn.</w:t>
      </w:r>
      <w:r w:rsidRPr="00151BF5">
        <w:rPr>
          <w:spacing w:val="35"/>
          <w:lang w:val="is-IS"/>
        </w:rPr>
        <w:t xml:space="preserve"> </w:t>
      </w:r>
      <w:r w:rsidRPr="00151BF5">
        <w:rPr>
          <w:lang w:val="is-IS"/>
        </w:rPr>
        <w:t xml:space="preserve">(ii) Einstaklingsbundin </w:t>
      </w:r>
      <w:proofErr w:type="spellStart"/>
      <w:r w:rsidRPr="00151BF5">
        <w:rPr>
          <w:lang w:val="is-IS"/>
        </w:rPr>
        <w:t>ígrundun</w:t>
      </w:r>
      <w:proofErr w:type="spellEnd"/>
      <w:r w:rsidRPr="00151BF5">
        <w:rPr>
          <w:lang w:val="is-IS"/>
        </w:rPr>
        <w:t xml:space="preserve"> á </w:t>
      </w:r>
      <w:proofErr w:type="spellStart"/>
      <w:r w:rsidRPr="00151BF5">
        <w:rPr>
          <w:lang w:val="is-IS"/>
        </w:rPr>
        <w:t>Capstone</w:t>
      </w:r>
      <w:proofErr w:type="spellEnd"/>
      <w:r w:rsidRPr="00151BF5">
        <w:rPr>
          <w:lang w:val="is-IS"/>
        </w:rPr>
        <w:t xml:space="preserve"> (</w:t>
      </w:r>
      <w:proofErr w:type="spellStart"/>
      <w:r w:rsidRPr="00151BF5">
        <w:rPr>
          <w:lang w:val="is-IS"/>
        </w:rPr>
        <w:t>iCAP</w:t>
      </w:r>
      <w:proofErr w:type="spellEnd"/>
      <w:r w:rsidRPr="00151BF5">
        <w:rPr>
          <w:lang w:val="is-IS"/>
        </w:rPr>
        <w:t>)</w:t>
      </w:r>
      <w:r w:rsidR="00B33483">
        <w:rPr>
          <w:lang w:val="is-IS"/>
        </w:rPr>
        <w:t>;</w:t>
      </w:r>
      <w:del w:id="5" w:author="Málfar" w:date="2025-11-23T12:58:00Z" w16du:dateUtc="2025-11-23T12:58:00Z">
        <w:r w:rsidRPr="00151BF5" w:rsidDel="00B33483">
          <w:rPr>
            <w:lang w:val="is-IS"/>
          </w:rPr>
          <w:delText>:</w:delText>
        </w:r>
      </w:del>
      <w:r w:rsidRPr="00151BF5">
        <w:rPr>
          <w:lang w:val="is-IS"/>
        </w:rPr>
        <w:t xml:space="preserve"> mat á eigin framlagi og lærdómi.</w:t>
      </w:r>
    </w:p>
    <w:p w14:paraId="2282C268" w14:textId="7A789273" w:rsidR="006A20DF" w:rsidRPr="00151BF5" w:rsidRDefault="00000000">
      <w:pPr>
        <w:pStyle w:val="BodyText"/>
        <w:spacing w:before="1" w:line="252" w:lineRule="auto"/>
        <w:ind w:left="875" w:right="887" w:firstLine="298"/>
        <w:jc w:val="both"/>
        <w:rPr>
          <w:lang w:val="is-IS"/>
        </w:rPr>
      </w:pPr>
      <w:r w:rsidRPr="00151BF5">
        <w:rPr>
          <w:lang w:val="is-IS"/>
        </w:rPr>
        <w:lastRenderedPageBreak/>
        <w:t xml:space="preserve">Flæði námskeiðsins sést á mynd </w:t>
      </w:r>
      <w:hyperlink w:anchor="_bookmark3" w:history="1">
        <w:r w:rsidR="006A20DF" w:rsidRPr="00151BF5">
          <w:rPr>
            <w:lang w:val="is-IS"/>
          </w:rPr>
          <w:t>2.</w:t>
        </w:r>
      </w:hyperlink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Þetta fyrirkomulag hafði einnig sterka skírskotun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6"/>
          <w:lang w:val="is-IS"/>
        </w:rPr>
        <w:t xml:space="preserve"> </w:t>
      </w:r>
      <w:proofErr w:type="spellStart"/>
      <w:r w:rsidRPr="00151BF5">
        <w:rPr>
          <w:rFonts w:ascii="Times New Roman" w:hAnsi="Times New Roman"/>
          <w:i/>
          <w:lang w:val="is-IS"/>
        </w:rPr>
        <w:t>Agile</w:t>
      </w:r>
      <w:proofErr w:type="spellEnd"/>
      <w:r w:rsidRPr="00151BF5">
        <w:rPr>
          <w:lang w:val="is-IS"/>
        </w:rPr>
        <w:t>-vinnulíkansins</w:t>
      </w:r>
      <w:r w:rsidRPr="00151BF5">
        <w:rPr>
          <w:spacing w:val="-6"/>
          <w:lang w:val="is-IS"/>
        </w:rPr>
        <w:t xml:space="preserve"> </w:t>
      </w:r>
      <w:hyperlink w:anchor="_bookmark14" w:history="1">
        <w:r w:rsidR="003822B8">
          <w:rPr>
            <w:lang w:val="is-IS"/>
          </w:rPr>
          <w:t>(</w:t>
        </w:r>
        <w:proofErr w:type="spellStart"/>
        <w:r w:rsidR="006A20DF" w:rsidRPr="00151BF5">
          <w:rPr>
            <w:lang w:val="is-IS"/>
          </w:rPr>
          <w:t>Schwaber</w:t>
        </w:r>
        <w:proofErr w:type="spellEnd"/>
        <w:r w:rsidR="003822B8">
          <w:rPr>
            <w:spacing w:val="-6"/>
            <w:lang w:val="is-IS"/>
          </w:rPr>
          <w:t xml:space="preserve"> og </w:t>
        </w:r>
        <w:proofErr w:type="spellStart"/>
        <w:r w:rsidR="006A20DF" w:rsidRPr="00151BF5">
          <w:rPr>
            <w:lang w:val="is-IS"/>
          </w:rPr>
          <w:t>Beedle</w:t>
        </w:r>
        <w:proofErr w:type="spellEnd"/>
        <w:r w:rsidR="006A20DF" w:rsidRPr="00151BF5">
          <w:rPr>
            <w:lang w:val="is-IS"/>
          </w:rPr>
          <w:t>,</w:t>
        </w:r>
      </w:hyperlink>
      <w:r w:rsidRPr="00151BF5">
        <w:rPr>
          <w:spacing w:val="-6"/>
          <w:lang w:val="is-IS"/>
        </w:rPr>
        <w:t xml:space="preserve"> </w:t>
      </w:r>
      <w:hyperlink w:anchor="_bookmark14" w:history="1">
        <w:r w:rsidR="006A20DF" w:rsidRPr="00151BF5">
          <w:rPr>
            <w:lang w:val="is-IS"/>
          </w:rPr>
          <w:t>2001</w:t>
        </w:r>
        <w:r w:rsidR="003822B8">
          <w:rPr>
            <w:lang w:val="is-IS"/>
          </w:rPr>
          <w:t>)</w:t>
        </w:r>
        <w:r w:rsidR="006A20DF" w:rsidRPr="00151BF5">
          <w:rPr>
            <w:lang w:val="is-IS"/>
          </w:rPr>
          <w:t>,</w:t>
        </w:r>
      </w:hyperlink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þar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hver lota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virkaði</w:t>
      </w:r>
      <w:r w:rsidRPr="00151BF5">
        <w:rPr>
          <w:spacing w:val="33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33"/>
          <w:lang w:val="is-IS"/>
        </w:rPr>
        <w:t xml:space="preserve"> </w:t>
      </w:r>
      <w:r w:rsidRPr="00151BF5">
        <w:rPr>
          <w:rFonts w:ascii="Times New Roman" w:hAnsi="Times New Roman"/>
          <w:i/>
          <w:lang w:val="is-IS"/>
        </w:rPr>
        <w:t>sprettur</w:t>
      </w:r>
      <w:r w:rsidRPr="00151BF5">
        <w:rPr>
          <w:rFonts w:ascii="Times New Roman" w:hAnsi="Times New Roman"/>
          <w:i/>
          <w:spacing w:val="40"/>
          <w:lang w:val="is-IS"/>
        </w:rPr>
        <w:t xml:space="preserve"> </w:t>
      </w:r>
      <w:r w:rsidRPr="00151BF5">
        <w:rPr>
          <w:lang w:val="is-IS"/>
        </w:rPr>
        <w:t>(</w:t>
      </w:r>
      <w:r w:rsidR="00B33483">
        <w:rPr>
          <w:lang w:val="is-IS"/>
        </w:rPr>
        <w:t xml:space="preserve">e. </w:t>
      </w:r>
      <w:proofErr w:type="spellStart"/>
      <w:r w:rsidRPr="00EF2D0C">
        <w:rPr>
          <w:rFonts w:ascii="Times New Roman" w:hAnsi="Times New Roman"/>
          <w:iCs/>
          <w:lang w:val="is-IS"/>
        </w:rPr>
        <w:t>sprint</w:t>
      </w:r>
      <w:proofErr w:type="spellEnd"/>
      <w:r w:rsidRPr="00151BF5">
        <w:rPr>
          <w:lang w:val="is-IS"/>
        </w:rPr>
        <w:t>),</w:t>
      </w:r>
      <w:r w:rsidRPr="00151BF5">
        <w:rPr>
          <w:spacing w:val="34"/>
          <w:lang w:val="is-IS"/>
        </w:rPr>
        <w:t xml:space="preserve"> </w:t>
      </w:r>
      <w:commentRangeStart w:id="6"/>
      <w:proofErr w:type="spellStart"/>
      <w:r w:rsidRPr="004B4190">
        <w:rPr>
          <w:lang w:val="is-IS"/>
        </w:rPr>
        <w:t>tRAT</w:t>
      </w:r>
      <w:proofErr w:type="spellEnd"/>
      <w:r w:rsidRPr="004B4190">
        <w:rPr>
          <w:spacing w:val="33"/>
          <w:lang w:val="is-IS"/>
        </w:rPr>
        <w:t xml:space="preserve"> </w:t>
      </w:r>
      <w:r w:rsidRPr="004B4190">
        <w:rPr>
          <w:lang w:val="is-IS"/>
        </w:rPr>
        <w:t>sem</w:t>
      </w:r>
      <w:ins w:id="7" w:author="Harpa Dögg Fríðudóttir - HI" w:date="2025-12-12T10:15:00Z" w16du:dateUtc="2025-12-12T10:15:00Z">
        <w:r w:rsidR="006D1796">
          <w:rPr>
            <w:lang w:val="is-IS"/>
          </w:rPr>
          <w:t xml:space="preserve"> áætlun </w:t>
        </w:r>
        <w:proofErr w:type="spellStart"/>
        <w:r w:rsidR="006D1796">
          <w:rPr>
            <w:lang w:val="is-IS"/>
          </w:rPr>
          <w:t>spretts</w:t>
        </w:r>
        <w:proofErr w:type="spellEnd"/>
        <w:r w:rsidR="006D1796">
          <w:rPr>
            <w:lang w:val="is-IS"/>
          </w:rPr>
          <w:t xml:space="preserve"> (e.</w:t>
        </w:r>
      </w:ins>
      <w:r w:rsidRPr="004B4190">
        <w:rPr>
          <w:spacing w:val="33"/>
          <w:lang w:val="is-IS"/>
        </w:rPr>
        <w:t xml:space="preserve"> </w:t>
      </w:r>
      <w:proofErr w:type="spellStart"/>
      <w:r w:rsidRPr="006D1796">
        <w:rPr>
          <w:rFonts w:ascii="Times New Roman" w:hAnsi="Times New Roman"/>
          <w:iCs/>
          <w:lang w:val="is-IS"/>
          <w:rPrChange w:id="8" w:author="Harpa Dögg Fríðudóttir - HI" w:date="2025-12-12T10:15:00Z" w16du:dateUtc="2025-12-12T10:15:00Z">
            <w:rPr>
              <w:rFonts w:ascii="Times New Roman" w:hAnsi="Times New Roman"/>
              <w:i/>
              <w:lang w:val="is-IS"/>
            </w:rPr>
          </w:rPrChange>
        </w:rPr>
        <w:t>sprint</w:t>
      </w:r>
      <w:proofErr w:type="spellEnd"/>
      <w:r w:rsidRPr="006D1796">
        <w:rPr>
          <w:rFonts w:ascii="Times New Roman" w:hAnsi="Times New Roman"/>
          <w:iCs/>
          <w:spacing w:val="37"/>
          <w:lang w:val="is-IS"/>
          <w:rPrChange w:id="9" w:author="Harpa Dögg Fríðudóttir - HI" w:date="2025-12-12T10:15:00Z" w16du:dateUtc="2025-12-12T10:15:00Z">
            <w:rPr>
              <w:rFonts w:ascii="Times New Roman" w:hAnsi="Times New Roman"/>
              <w:i/>
              <w:spacing w:val="37"/>
              <w:lang w:val="is-IS"/>
            </w:rPr>
          </w:rPrChange>
        </w:rPr>
        <w:t xml:space="preserve"> </w:t>
      </w:r>
      <w:proofErr w:type="spellStart"/>
      <w:r w:rsidRPr="006D1796">
        <w:rPr>
          <w:rFonts w:ascii="Times New Roman" w:hAnsi="Times New Roman"/>
          <w:iCs/>
          <w:lang w:val="is-IS"/>
          <w:rPrChange w:id="10" w:author="Harpa Dögg Fríðudóttir - HI" w:date="2025-12-12T10:15:00Z" w16du:dateUtc="2025-12-12T10:15:00Z">
            <w:rPr>
              <w:rFonts w:ascii="Times New Roman" w:hAnsi="Times New Roman"/>
              <w:i/>
              <w:lang w:val="is-IS"/>
            </w:rPr>
          </w:rPrChange>
        </w:rPr>
        <w:t>planning</w:t>
      </w:r>
      <w:proofErr w:type="spellEnd"/>
      <w:ins w:id="11" w:author="Harpa Dögg Fríðudóttir - HI" w:date="2025-12-12T10:15:00Z" w16du:dateUtc="2025-12-12T10:15:00Z">
        <w:r w:rsidR="006D1796" w:rsidRPr="00E25D7E">
          <w:rPr>
            <w:rFonts w:ascii="Times New Roman" w:hAnsi="Times New Roman"/>
            <w:iCs/>
            <w:lang w:val="is-IS"/>
            <w:rPrChange w:id="12" w:author="Harpa Dögg Fríðudóttir - HI" w:date="2025-12-12T10:16:00Z" w16du:dateUtc="2025-12-12T10:16:00Z">
              <w:rPr>
                <w:rFonts w:ascii="Times New Roman" w:hAnsi="Times New Roman"/>
                <w:i/>
                <w:lang w:val="is-IS"/>
              </w:rPr>
            </w:rPrChange>
          </w:rPr>
          <w:t>)</w:t>
        </w:r>
      </w:ins>
      <w:r w:rsidRPr="004B4190">
        <w:rPr>
          <w:lang w:val="is-IS"/>
        </w:rPr>
        <w:t>,</w:t>
      </w:r>
      <w:r w:rsidRPr="004B4190">
        <w:rPr>
          <w:spacing w:val="34"/>
          <w:lang w:val="is-IS"/>
        </w:rPr>
        <w:t xml:space="preserve"> </w:t>
      </w:r>
      <w:proofErr w:type="spellStart"/>
      <w:r w:rsidRPr="004B4190">
        <w:rPr>
          <w:lang w:val="is-IS"/>
        </w:rPr>
        <w:t>tAPP</w:t>
      </w:r>
      <w:proofErr w:type="spellEnd"/>
      <w:r w:rsidRPr="004B4190">
        <w:rPr>
          <w:spacing w:val="33"/>
          <w:lang w:val="is-IS"/>
        </w:rPr>
        <w:t xml:space="preserve"> </w:t>
      </w:r>
      <w:r w:rsidRPr="004B4190">
        <w:rPr>
          <w:lang w:val="is-IS"/>
        </w:rPr>
        <w:t>sem</w:t>
      </w:r>
      <w:r w:rsidRPr="004B4190">
        <w:rPr>
          <w:spacing w:val="33"/>
          <w:lang w:val="is-IS"/>
        </w:rPr>
        <w:t xml:space="preserve"> </w:t>
      </w:r>
      <w:r w:rsidRPr="004B4190">
        <w:rPr>
          <w:rFonts w:ascii="Times New Roman" w:hAnsi="Times New Roman"/>
          <w:i/>
          <w:lang w:val="is-IS"/>
        </w:rPr>
        <w:t>vinn</w:t>
      </w:r>
      <w:del w:id="13" w:author="Málfar" w:date="2025-11-23T12:59:00Z" w16du:dateUtc="2025-11-23T12:59:00Z">
        <w:r w:rsidRPr="004B4190" w:rsidDel="00BB6A64">
          <w:rPr>
            <w:rFonts w:ascii="Times New Roman" w:hAnsi="Times New Roman"/>
            <w:i/>
            <w:lang w:val="is-IS"/>
          </w:rPr>
          <w:delText xml:space="preserve">- </w:delText>
        </w:r>
      </w:del>
      <w:r w:rsidRPr="004B4190">
        <w:rPr>
          <w:rFonts w:ascii="Times New Roman" w:hAnsi="Times New Roman"/>
          <w:i/>
          <w:lang w:val="is-IS"/>
        </w:rPr>
        <w:t xml:space="preserve">an </w:t>
      </w:r>
      <w:r w:rsidRPr="004B4190">
        <w:rPr>
          <w:lang w:val="is-IS"/>
        </w:rPr>
        <w:t xml:space="preserve">og </w:t>
      </w:r>
      <w:proofErr w:type="spellStart"/>
      <w:r w:rsidRPr="004B4190">
        <w:rPr>
          <w:lang w:val="is-IS"/>
        </w:rPr>
        <w:t>iREF</w:t>
      </w:r>
      <w:proofErr w:type="spellEnd"/>
      <w:r w:rsidRPr="004B4190">
        <w:rPr>
          <w:lang w:val="is-IS"/>
        </w:rPr>
        <w:t xml:space="preserve"> sem </w:t>
      </w:r>
      <w:proofErr w:type="spellStart"/>
      <w:ins w:id="14" w:author="Harpa Dögg Fríðudóttir - HI" w:date="2025-12-12T10:17:00Z" w16du:dateUtc="2025-12-12T10:17:00Z">
        <w:r w:rsidR="00B71466">
          <w:rPr>
            <w:lang w:val="is-IS"/>
          </w:rPr>
          <w:t>ígrundun</w:t>
        </w:r>
        <w:proofErr w:type="spellEnd"/>
        <w:r w:rsidR="00B71466">
          <w:rPr>
            <w:lang w:val="is-IS"/>
          </w:rPr>
          <w:t xml:space="preserve"> </w:t>
        </w:r>
        <w:proofErr w:type="spellStart"/>
        <w:r w:rsidR="00B71466">
          <w:rPr>
            <w:lang w:val="is-IS"/>
          </w:rPr>
          <w:t>spretts</w:t>
        </w:r>
        <w:proofErr w:type="spellEnd"/>
        <w:r w:rsidR="00B71466">
          <w:rPr>
            <w:lang w:val="is-IS"/>
          </w:rPr>
          <w:t xml:space="preserve"> </w:t>
        </w:r>
      </w:ins>
      <w:ins w:id="15" w:author="Harpa Dögg Fríðudóttir - HI" w:date="2025-12-12T10:16:00Z" w16du:dateUtc="2025-12-12T10:16:00Z">
        <w:r w:rsidR="00E25D7E">
          <w:rPr>
            <w:lang w:val="is-IS"/>
          </w:rPr>
          <w:t>(e.</w:t>
        </w:r>
        <w:r w:rsidR="00E25D7E" w:rsidRPr="00E25D7E">
          <w:rPr>
            <w:lang w:val="is-IS"/>
          </w:rPr>
          <w:t xml:space="preserve"> </w:t>
        </w:r>
      </w:ins>
      <w:proofErr w:type="spellStart"/>
      <w:r w:rsidRPr="00EF2D0C">
        <w:rPr>
          <w:rFonts w:ascii="Times New Roman" w:hAnsi="Times New Roman"/>
          <w:lang w:val="is-IS"/>
        </w:rPr>
        <w:t>sprint</w:t>
      </w:r>
      <w:proofErr w:type="spellEnd"/>
      <w:r w:rsidRPr="00EF2D0C">
        <w:rPr>
          <w:rFonts w:ascii="Times New Roman" w:hAnsi="Times New Roman"/>
          <w:lang w:val="is-IS"/>
        </w:rPr>
        <w:t xml:space="preserve"> </w:t>
      </w:r>
      <w:proofErr w:type="spellStart"/>
      <w:r w:rsidRPr="00EF2D0C">
        <w:rPr>
          <w:rFonts w:ascii="Times New Roman" w:hAnsi="Times New Roman"/>
          <w:lang w:val="is-IS"/>
        </w:rPr>
        <w:t>retrospective</w:t>
      </w:r>
      <w:proofErr w:type="spellEnd"/>
      <w:ins w:id="16" w:author="Harpa Dögg Fríðudóttir - HI" w:date="2025-12-12T10:16:00Z" w16du:dateUtc="2025-12-12T10:16:00Z">
        <w:r w:rsidR="00E25D7E" w:rsidRPr="00EF2D0C">
          <w:rPr>
            <w:rFonts w:ascii="Times New Roman" w:hAnsi="Times New Roman"/>
            <w:lang w:val="is-IS"/>
          </w:rPr>
          <w:t>)</w:t>
        </w:r>
      </w:ins>
      <w:r w:rsidRPr="00E25D7E">
        <w:rPr>
          <w:lang w:val="is-IS"/>
        </w:rPr>
        <w:t>.</w:t>
      </w:r>
      <w:r w:rsidRPr="00151BF5">
        <w:rPr>
          <w:lang w:val="is-IS"/>
        </w:rPr>
        <w:t xml:space="preserve"> </w:t>
      </w:r>
      <w:commentRangeEnd w:id="6"/>
      <w:r w:rsidR="004B4190">
        <w:rPr>
          <w:rStyle w:val="CommentReference"/>
        </w:rPr>
        <w:commentReference w:id="6"/>
      </w:r>
      <w:proofErr w:type="spellStart"/>
      <w:r w:rsidRPr="00151BF5">
        <w:rPr>
          <w:lang w:val="is-IS"/>
        </w:rPr>
        <w:t>Ígrundunin</w:t>
      </w:r>
      <w:proofErr w:type="spellEnd"/>
      <w:r w:rsidRPr="00151BF5">
        <w:rPr>
          <w:lang w:val="is-IS"/>
        </w:rPr>
        <w:t xml:space="preserve"> skapaði þannig sameiginlegan </w:t>
      </w:r>
      <w:r w:rsidRPr="00151BF5">
        <w:rPr>
          <w:rFonts w:ascii="Times New Roman" w:hAnsi="Times New Roman"/>
          <w:i/>
          <w:lang w:val="is-IS"/>
        </w:rPr>
        <w:t xml:space="preserve">verkefnalista </w:t>
      </w:r>
      <w:r w:rsidRPr="00151BF5">
        <w:rPr>
          <w:lang w:val="is-IS"/>
        </w:rPr>
        <w:t>(</w:t>
      </w:r>
      <w:r w:rsidR="00BB6A64">
        <w:rPr>
          <w:lang w:val="is-IS"/>
        </w:rPr>
        <w:t xml:space="preserve">e. </w:t>
      </w:r>
      <w:proofErr w:type="spellStart"/>
      <w:r w:rsidRPr="00EF2D0C">
        <w:rPr>
          <w:rFonts w:ascii="Times New Roman" w:hAnsi="Times New Roman"/>
          <w:iCs/>
          <w:lang w:val="is-IS"/>
        </w:rPr>
        <w:t>backlog</w:t>
      </w:r>
      <w:proofErr w:type="spellEnd"/>
      <w:r w:rsidRPr="00151BF5">
        <w:rPr>
          <w:lang w:val="is-IS"/>
        </w:rPr>
        <w:t xml:space="preserve">), þar sem hugmyndir sem ekki var unnt að vinna strax </w:t>
      </w:r>
      <w:r w:rsidRPr="00151BF5">
        <w:rPr>
          <w:spacing w:val="-4"/>
          <w:lang w:val="is-IS"/>
        </w:rPr>
        <w:t>voru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skráðar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sem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möguleg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viðfangsefni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síðar.</w:t>
      </w:r>
      <w:r w:rsidRPr="00151BF5">
        <w:rPr>
          <w:spacing w:val="26"/>
          <w:lang w:val="is-IS"/>
        </w:rPr>
        <w:t xml:space="preserve"> </w:t>
      </w:r>
      <w:r w:rsidRPr="00151BF5">
        <w:rPr>
          <w:spacing w:val="-4"/>
          <w:lang w:val="is-IS"/>
        </w:rPr>
        <w:t>Þar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sem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hver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ný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lota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hafði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sína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4"/>
          <w:lang w:val="is-IS"/>
        </w:rPr>
        <w:t>sér</w:t>
      </w:r>
      <w:r w:rsidRPr="00151BF5">
        <w:rPr>
          <w:lang w:val="is-IS"/>
        </w:rPr>
        <w:t>stöku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áherslu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ekki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svigrúm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dvelja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of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lengi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við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sama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efni,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en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hugmyn</w:t>
      </w:r>
      <w:r w:rsidR="00F37948">
        <w:rPr>
          <w:lang w:val="is-IS"/>
        </w:rPr>
        <w:t>d</w:t>
      </w:r>
      <w:r w:rsidRPr="00151BF5">
        <w:rPr>
          <w:spacing w:val="-2"/>
          <w:lang w:val="is-IS"/>
        </w:rPr>
        <w:t>irnar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gátu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síðar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nýst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innblástur</w:t>
      </w:r>
      <w:r w:rsidRPr="00151BF5">
        <w:rPr>
          <w:spacing w:val="-6"/>
          <w:lang w:val="is-IS"/>
        </w:rPr>
        <w:t xml:space="preserve"> </w:t>
      </w:r>
      <w:r w:rsidR="00E90759">
        <w:rPr>
          <w:spacing w:val="-6"/>
          <w:lang w:val="is-IS"/>
        </w:rPr>
        <w:t>í</w:t>
      </w:r>
      <w:r w:rsidRPr="00151BF5">
        <w:rPr>
          <w:spacing w:val="-6"/>
          <w:lang w:val="is-IS"/>
        </w:rPr>
        <w:t xml:space="preserve"> </w:t>
      </w:r>
      <w:proofErr w:type="spellStart"/>
      <w:r w:rsidRPr="00151BF5">
        <w:rPr>
          <w:spacing w:val="-2"/>
          <w:lang w:val="is-IS"/>
        </w:rPr>
        <w:t>tCAP</w:t>
      </w:r>
      <w:proofErr w:type="spellEnd"/>
      <w:r w:rsidRPr="00151BF5">
        <w:rPr>
          <w:spacing w:val="-2"/>
          <w:lang w:val="is-IS"/>
        </w:rPr>
        <w:t>.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Með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þessu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endurspegl</w:t>
      </w:r>
      <w:r w:rsidRPr="00151BF5">
        <w:rPr>
          <w:lang w:val="is-IS"/>
        </w:rPr>
        <w:t>aði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námskeiðið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bæði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aðferðafræði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kennslu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þau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vinnubrögð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nemendur munu væntanlega kynnast á vinnumarkaði.</w:t>
      </w:r>
    </w:p>
    <w:p w14:paraId="0D68DE3C" w14:textId="79484116" w:rsidR="006A20DF" w:rsidRDefault="00000000">
      <w:pPr>
        <w:pStyle w:val="BodyText"/>
        <w:spacing w:line="252" w:lineRule="auto"/>
        <w:ind w:left="875" w:right="887" w:firstLine="298"/>
        <w:jc w:val="both"/>
        <w:rPr>
          <w:lang w:val="is-IS"/>
        </w:rPr>
      </w:pPr>
      <w:r w:rsidRPr="00151BF5">
        <w:rPr>
          <w:lang w:val="is-IS"/>
        </w:rPr>
        <w:t>Með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því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vinna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stórum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hópum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gátu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tekið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þátt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samstarfi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sem skilaði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fyrirtækinu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nothæfum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niðurstöðum.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Þetta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skapaði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hagnýta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reynslu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 xml:space="preserve">sem </w:t>
      </w:r>
      <w:r w:rsidRPr="00151BF5">
        <w:rPr>
          <w:spacing w:val="-2"/>
          <w:lang w:val="is-IS"/>
        </w:rPr>
        <w:t>undirbjó nemendur fyrir framtíðarsamstarf í sambær</w:t>
      </w:r>
      <w:r w:rsidR="00E16D0A">
        <w:rPr>
          <w:spacing w:val="-2"/>
          <w:lang w:val="is-IS"/>
        </w:rPr>
        <w:t>i</w:t>
      </w:r>
      <w:r w:rsidRPr="00151BF5">
        <w:rPr>
          <w:spacing w:val="-2"/>
          <w:lang w:val="is-IS"/>
        </w:rPr>
        <w:t xml:space="preserve">legu vinnuumhverfi eftir </w:t>
      </w:r>
      <w:r w:rsidRPr="00151BF5">
        <w:rPr>
          <w:lang w:val="is-IS"/>
        </w:rPr>
        <w:t>útskrift.</w:t>
      </w:r>
      <w:r w:rsidRPr="00151BF5">
        <w:rPr>
          <w:spacing w:val="31"/>
          <w:lang w:val="is-IS"/>
        </w:rPr>
        <w:t xml:space="preserve"> </w:t>
      </w:r>
      <w:r w:rsidRPr="00151BF5">
        <w:rPr>
          <w:lang w:val="is-IS"/>
        </w:rPr>
        <w:t xml:space="preserve">Nálgunin samræmdist einnig hugmyndafræði </w:t>
      </w:r>
      <w:r w:rsidRPr="00151BF5">
        <w:rPr>
          <w:rFonts w:ascii="Times New Roman" w:hAnsi="Times New Roman"/>
          <w:i/>
          <w:lang w:val="is-IS"/>
        </w:rPr>
        <w:t xml:space="preserve">uppbyggilegrar samhæf- </w:t>
      </w:r>
      <w:proofErr w:type="spellStart"/>
      <w:r w:rsidRPr="00151BF5">
        <w:rPr>
          <w:rFonts w:ascii="Times New Roman" w:hAnsi="Times New Roman"/>
          <w:i/>
          <w:lang w:val="is-IS"/>
        </w:rPr>
        <w:t>ingar</w:t>
      </w:r>
      <w:proofErr w:type="spellEnd"/>
      <w:r w:rsidRPr="00151BF5">
        <w:rPr>
          <w:rFonts w:ascii="Times New Roman" w:hAnsi="Times New Roman"/>
          <w:i/>
          <w:spacing w:val="8"/>
          <w:lang w:val="is-IS"/>
        </w:rPr>
        <w:t xml:space="preserve"> </w:t>
      </w:r>
      <w:r w:rsidRPr="00151BF5">
        <w:rPr>
          <w:lang w:val="is-IS"/>
        </w:rPr>
        <w:t>(</w:t>
      </w:r>
      <w:r w:rsidR="003C1953">
        <w:rPr>
          <w:lang w:val="is-IS"/>
        </w:rPr>
        <w:t xml:space="preserve">e. </w:t>
      </w:r>
      <w:proofErr w:type="spellStart"/>
      <w:r w:rsidRPr="000D0B51">
        <w:rPr>
          <w:rFonts w:ascii="Times New Roman" w:hAnsi="Times New Roman"/>
          <w:iCs/>
          <w:lang w:val="is-IS"/>
        </w:rPr>
        <w:t>constructive</w:t>
      </w:r>
      <w:proofErr w:type="spellEnd"/>
      <w:r w:rsidRPr="000D0B51">
        <w:rPr>
          <w:rFonts w:ascii="Times New Roman" w:hAnsi="Times New Roman"/>
          <w:iCs/>
          <w:lang w:val="is-IS"/>
        </w:rPr>
        <w:t xml:space="preserve"> </w:t>
      </w:r>
      <w:proofErr w:type="spellStart"/>
      <w:r w:rsidRPr="000D0B51">
        <w:rPr>
          <w:rFonts w:ascii="Times New Roman" w:hAnsi="Times New Roman"/>
          <w:iCs/>
          <w:lang w:val="is-IS"/>
        </w:rPr>
        <w:t>alignment</w:t>
      </w:r>
      <w:proofErr w:type="spellEnd"/>
      <w:r w:rsidRPr="00151BF5">
        <w:rPr>
          <w:lang w:val="is-IS"/>
        </w:rPr>
        <w:t xml:space="preserve">), þar sem kennsluaðgerðir og námsmat tengdust beint við námsmarkmiðin </w:t>
      </w:r>
      <w:hyperlink w:anchor="_bookmark6" w:history="1">
        <w:r w:rsidR="003822B8">
          <w:rPr>
            <w:lang w:val="is-IS"/>
          </w:rPr>
          <w:t>(</w:t>
        </w:r>
        <w:proofErr w:type="spellStart"/>
        <w:r w:rsidR="006A20DF" w:rsidRPr="00151BF5">
          <w:rPr>
            <w:lang w:val="is-IS"/>
          </w:rPr>
          <w:t>Biggs</w:t>
        </w:r>
        <w:proofErr w:type="spellEnd"/>
        <w:r w:rsidR="003822B8">
          <w:rPr>
            <w:lang w:val="is-IS"/>
          </w:rPr>
          <w:t xml:space="preserve"> og </w:t>
        </w:r>
        <w:r w:rsidR="006A20DF" w:rsidRPr="00151BF5">
          <w:rPr>
            <w:lang w:val="is-IS"/>
          </w:rPr>
          <w:t>Tang,</w:t>
        </w:r>
      </w:hyperlink>
      <w:r w:rsidRPr="00151BF5">
        <w:rPr>
          <w:lang w:val="is-IS"/>
        </w:rPr>
        <w:t xml:space="preserve"> </w:t>
      </w:r>
      <w:hyperlink w:anchor="_bookmark6" w:history="1">
        <w:r w:rsidR="006A20DF" w:rsidRPr="00151BF5">
          <w:rPr>
            <w:lang w:val="is-IS"/>
          </w:rPr>
          <w:t>2015</w:t>
        </w:r>
        <w:r w:rsidR="003822B8">
          <w:rPr>
            <w:lang w:val="is-IS"/>
          </w:rPr>
          <w:t>)</w:t>
        </w:r>
        <w:r w:rsidR="006A20DF" w:rsidRPr="00151BF5">
          <w:rPr>
            <w:lang w:val="is-IS"/>
          </w:rPr>
          <w:t>.</w:t>
        </w:r>
      </w:hyperlink>
    </w:p>
    <w:p w14:paraId="750B6593" w14:textId="77777777" w:rsidR="003C1953" w:rsidRDefault="003C1953">
      <w:pPr>
        <w:pStyle w:val="BodyText"/>
        <w:spacing w:line="252" w:lineRule="auto"/>
        <w:ind w:left="875" w:right="887" w:firstLine="298"/>
        <w:jc w:val="both"/>
        <w:rPr>
          <w:lang w:val="is-IS"/>
        </w:rPr>
      </w:pPr>
    </w:p>
    <w:p w14:paraId="291B0E02" w14:textId="1314F31A" w:rsidR="003C1953" w:rsidRPr="00151BF5" w:rsidRDefault="003C1953" w:rsidP="003C1953">
      <w:pPr>
        <w:pStyle w:val="BodyText"/>
        <w:spacing w:line="252" w:lineRule="auto"/>
        <w:ind w:left="875" w:right="889"/>
        <w:jc w:val="both"/>
        <w:rPr>
          <w:lang w:val="is-IS"/>
        </w:rPr>
      </w:pPr>
      <w:r w:rsidRPr="00151BF5">
        <w:rPr>
          <w:lang w:val="is-IS"/>
        </w:rPr>
        <w:t>Mynd 2: Flæði námskeiðsins frá undirbúningi til samantektarverkefnis.</w:t>
      </w:r>
      <w:r w:rsidRPr="00151BF5">
        <w:rPr>
          <w:spacing w:val="31"/>
          <w:lang w:val="is-IS"/>
        </w:rPr>
        <w:t xml:space="preserve"> </w:t>
      </w:r>
      <w:r w:rsidRPr="00151BF5">
        <w:rPr>
          <w:lang w:val="is-IS"/>
        </w:rPr>
        <w:t>Hver lota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tekur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tvær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vikur,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en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síðustu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vikurnar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fara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endurvinnslu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samþættingu</w:t>
      </w:r>
    </w:p>
    <w:p w14:paraId="22EFB79C" w14:textId="77777777" w:rsidR="003C1953" w:rsidRPr="00151BF5" w:rsidRDefault="003C1953">
      <w:pPr>
        <w:pStyle w:val="BodyText"/>
        <w:spacing w:line="252" w:lineRule="auto"/>
        <w:ind w:left="875" w:right="887" w:firstLine="298"/>
        <w:jc w:val="both"/>
        <w:rPr>
          <w:lang w:val="is-IS"/>
        </w:rPr>
      </w:pPr>
    </w:p>
    <w:p w14:paraId="0B225E18" w14:textId="77777777" w:rsidR="006A20DF" w:rsidRPr="00151BF5" w:rsidRDefault="006A20DF">
      <w:pPr>
        <w:pStyle w:val="BodyText"/>
        <w:rPr>
          <w:sz w:val="10"/>
          <w:lang w:val="is-IS"/>
        </w:rPr>
      </w:pPr>
    </w:p>
    <w:p w14:paraId="40807E55" w14:textId="77777777" w:rsidR="006A20DF" w:rsidRPr="00151BF5" w:rsidRDefault="006A20DF">
      <w:pPr>
        <w:pStyle w:val="BodyText"/>
        <w:spacing w:before="18"/>
        <w:rPr>
          <w:sz w:val="10"/>
          <w:lang w:val="is-IS"/>
        </w:rPr>
      </w:pPr>
    </w:p>
    <w:p w14:paraId="1C7B64E3" w14:textId="77777777" w:rsidR="006A20DF" w:rsidRPr="00151BF5" w:rsidRDefault="00000000">
      <w:pPr>
        <w:tabs>
          <w:tab w:val="left" w:pos="4364"/>
          <w:tab w:val="left" w:pos="6066"/>
        </w:tabs>
        <w:ind w:left="2123"/>
        <w:rPr>
          <w:b/>
          <w:sz w:val="10"/>
          <w:lang w:val="is-IS"/>
        </w:rPr>
      </w:pPr>
      <w:r w:rsidRPr="00151BF5">
        <w:rPr>
          <w:b/>
          <w:spacing w:val="-2"/>
          <w:sz w:val="10"/>
          <w:lang w:val="is-IS"/>
        </w:rPr>
        <w:t>Áætlun</w:t>
      </w:r>
      <w:r w:rsidRPr="00151BF5">
        <w:rPr>
          <w:b/>
          <w:spacing w:val="8"/>
          <w:sz w:val="10"/>
          <w:lang w:val="is-IS"/>
        </w:rPr>
        <w:t xml:space="preserve"> </w:t>
      </w:r>
      <w:proofErr w:type="spellStart"/>
      <w:r w:rsidRPr="00151BF5">
        <w:rPr>
          <w:b/>
          <w:spacing w:val="-2"/>
          <w:sz w:val="10"/>
          <w:lang w:val="is-IS"/>
        </w:rPr>
        <w:t>spretts</w:t>
      </w:r>
      <w:proofErr w:type="spellEnd"/>
      <w:r w:rsidRPr="00151BF5">
        <w:rPr>
          <w:b/>
          <w:spacing w:val="8"/>
          <w:sz w:val="10"/>
          <w:lang w:val="is-IS"/>
        </w:rPr>
        <w:t xml:space="preserve"> </w:t>
      </w:r>
      <w:r w:rsidRPr="00151BF5">
        <w:rPr>
          <w:b/>
          <w:spacing w:val="-2"/>
          <w:sz w:val="10"/>
          <w:lang w:val="is-IS"/>
        </w:rPr>
        <w:t>(</w:t>
      </w:r>
      <w:proofErr w:type="spellStart"/>
      <w:r w:rsidRPr="00151BF5">
        <w:rPr>
          <w:b/>
          <w:spacing w:val="-2"/>
          <w:sz w:val="10"/>
          <w:lang w:val="is-IS"/>
        </w:rPr>
        <w:t>sprint</w:t>
      </w:r>
      <w:proofErr w:type="spellEnd"/>
      <w:r w:rsidRPr="00151BF5">
        <w:rPr>
          <w:b/>
          <w:spacing w:val="8"/>
          <w:sz w:val="10"/>
          <w:lang w:val="is-IS"/>
        </w:rPr>
        <w:t xml:space="preserve"> </w:t>
      </w:r>
      <w:proofErr w:type="spellStart"/>
      <w:r w:rsidRPr="00151BF5">
        <w:rPr>
          <w:b/>
          <w:spacing w:val="-2"/>
          <w:sz w:val="10"/>
          <w:lang w:val="is-IS"/>
        </w:rPr>
        <w:t>planning</w:t>
      </w:r>
      <w:proofErr w:type="spellEnd"/>
      <w:r w:rsidRPr="00151BF5">
        <w:rPr>
          <w:b/>
          <w:spacing w:val="-2"/>
          <w:sz w:val="10"/>
          <w:lang w:val="is-IS"/>
        </w:rPr>
        <w:t>)</w:t>
      </w:r>
      <w:r w:rsidRPr="00151BF5">
        <w:rPr>
          <w:b/>
          <w:sz w:val="10"/>
          <w:lang w:val="is-IS"/>
        </w:rPr>
        <w:tab/>
      </w:r>
      <w:r w:rsidRPr="00151BF5">
        <w:rPr>
          <w:b/>
          <w:spacing w:val="-2"/>
          <w:sz w:val="10"/>
          <w:lang w:val="is-IS"/>
        </w:rPr>
        <w:t>Sprettur</w:t>
      </w:r>
      <w:r w:rsidRPr="00151BF5">
        <w:rPr>
          <w:b/>
          <w:spacing w:val="7"/>
          <w:sz w:val="10"/>
          <w:lang w:val="is-IS"/>
        </w:rPr>
        <w:t xml:space="preserve"> </w:t>
      </w:r>
      <w:r w:rsidRPr="00151BF5">
        <w:rPr>
          <w:b/>
          <w:spacing w:val="-2"/>
          <w:sz w:val="10"/>
          <w:lang w:val="is-IS"/>
        </w:rPr>
        <w:t>(</w:t>
      </w:r>
      <w:proofErr w:type="spellStart"/>
      <w:r w:rsidRPr="00151BF5">
        <w:rPr>
          <w:b/>
          <w:spacing w:val="-2"/>
          <w:sz w:val="10"/>
          <w:lang w:val="is-IS"/>
        </w:rPr>
        <w:t>sprint</w:t>
      </w:r>
      <w:proofErr w:type="spellEnd"/>
      <w:r w:rsidRPr="00151BF5">
        <w:rPr>
          <w:b/>
          <w:spacing w:val="-2"/>
          <w:sz w:val="10"/>
          <w:lang w:val="is-IS"/>
        </w:rPr>
        <w:t>)</w:t>
      </w:r>
      <w:r w:rsidRPr="00151BF5">
        <w:rPr>
          <w:b/>
          <w:sz w:val="10"/>
          <w:lang w:val="is-IS"/>
        </w:rPr>
        <w:tab/>
      </w:r>
      <w:r w:rsidRPr="00151BF5">
        <w:rPr>
          <w:b/>
          <w:spacing w:val="-4"/>
          <w:sz w:val="10"/>
          <w:lang w:val="is-IS"/>
        </w:rPr>
        <w:t>Verkefnalisti</w:t>
      </w:r>
      <w:r w:rsidRPr="00151BF5">
        <w:rPr>
          <w:b/>
          <w:spacing w:val="14"/>
          <w:sz w:val="10"/>
          <w:lang w:val="is-IS"/>
        </w:rPr>
        <w:t xml:space="preserve"> </w:t>
      </w:r>
      <w:r w:rsidRPr="00151BF5">
        <w:rPr>
          <w:b/>
          <w:spacing w:val="-2"/>
          <w:sz w:val="10"/>
          <w:lang w:val="is-IS"/>
        </w:rPr>
        <w:t>(</w:t>
      </w:r>
      <w:proofErr w:type="spellStart"/>
      <w:r w:rsidRPr="00151BF5">
        <w:rPr>
          <w:b/>
          <w:spacing w:val="-2"/>
          <w:sz w:val="10"/>
          <w:lang w:val="is-IS"/>
        </w:rPr>
        <w:t>backlog</w:t>
      </w:r>
      <w:proofErr w:type="spellEnd"/>
      <w:r w:rsidRPr="00151BF5">
        <w:rPr>
          <w:b/>
          <w:spacing w:val="-2"/>
          <w:sz w:val="10"/>
          <w:lang w:val="is-IS"/>
        </w:rPr>
        <w:t>)</w:t>
      </w:r>
    </w:p>
    <w:p w14:paraId="44DA226B" w14:textId="77777777" w:rsidR="006A20DF" w:rsidRPr="00151BF5" w:rsidRDefault="006A20DF">
      <w:pPr>
        <w:pStyle w:val="BodyText"/>
        <w:rPr>
          <w:b/>
          <w:sz w:val="10"/>
          <w:lang w:val="is-IS"/>
        </w:rPr>
      </w:pPr>
    </w:p>
    <w:p w14:paraId="7F67476C" w14:textId="77777777" w:rsidR="006A20DF" w:rsidRPr="00151BF5" w:rsidRDefault="006A20DF">
      <w:pPr>
        <w:pStyle w:val="BodyText"/>
        <w:spacing w:before="5"/>
        <w:rPr>
          <w:b/>
          <w:sz w:val="10"/>
          <w:lang w:val="is-IS"/>
        </w:rPr>
      </w:pPr>
    </w:p>
    <w:p w14:paraId="382BF14C" w14:textId="77777777" w:rsidR="006A20DF" w:rsidRPr="00151BF5" w:rsidRDefault="00000000">
      <w:pPr>
        <w:spacing w:line="252" w:lineRule="auto"/>
        <w:ind w:left="905" w:right="7101"/>
        <w:rPr>
          <w:sz w:val="10"/>
          <w:lang w:val="is-IS"/>
        </w:rPr>
      </w:pPr>
      <w:r w:rsidRPr="00151BF5">
        <w:rPr>
          <w:noProof/>
          <w:sz w:val="10"/>
          <w:lang w:val="is-IS"/>
        </w:rPr>
        <mc:AlternateContent>
          <mc:Choice Requires="wpg">
            <w:drawing>
              <wp:anchor distT="0" distB="0" distL="0" distR="0" simplePos="0" relativeHeight="15743488" behindDoc="0" locked="0" layoutInCell="1" allowOverlap="1" wp14:anchorId="1D6B4874" wp14:editId="37C75D9D">
                <wp:simplePos x="0" y="0"/>
                <wp:positionH relativeFrom="page">
                  <wp:posOffset>2410228</wp:posOffset>
                </wp:positionH>
                <wp:positionV relativeFrom="paragraph">
                  <wp:posOffset>-131556</wp:posOffset>
                </wp:positionV>
                <wp:extent cx="3546475" cy="1477645"/>
                <wp:effectExtent l="0" t="0" r="0" b="0"/>
                <wp:wrapNone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546475" cy="1477645"/>
                          <a:chOff x="0" y="0"/>
                          <a:chExt cx="3546475" cy="1477645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5061" y="11753"/>
                            <a:ext cx="119634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121410">
                                <a:moveTo>
                                  <a:pt x="1196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1074"/>
                                </a:lnTo>
                                <a:lnTo>
                                  <a:pt x="1196084" y="1121074"/>
                                </a:lnTo>
                                <a:lnTo>
                                  <a:pt x="1196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5061" y="11753"/>
                            <a:ext cx="119634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121410">
                                <a:moveTo>
                                  <a:pt x="0" y="1121074"/>
                                </a:moveTo>
                                <a:lnTo>
                                  <a:pt x="1196084" y="1121074"/>
                                </a:lnTo>
                                <a:lnTo>
                                  <a:pt x="1196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107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175075" y="11753"/>
                            <a:ext cx="119634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121410">
                                <a:moveTo>
                                  <a:pt x="1196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1074"/>
                                </a:lnTo>
                                <a:lnTo>
                                  <a:pt x="1196084" y="1121074"/>
                                </a:lnTo>
                                <a:lnTo>
                                  <a:pt x="1196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175075" y="11753"/>
                            <a:ext cx="119634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121410">
                                <a:moveTo>
                                  <a:pt x="0" y="1121074"/>
                                </a:moveTo>
                                <a:lnTo>
                                  <a:pt x="1196084" y="1121074"/>
                                </a:lnTo>
                                <a:lnTo>
                                  <a:pt x="1196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107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2345090" y="11753"/>
                            <a:ext cx="119634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121410">
                                <a:moveTo>
                                  <a:pt x="1196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1074"/>
                                </a:lnTo>
                                <a:lnTo>
                                  <a:pt x="1196084" y="1121074"/>
                                </a:lnTo>
                                <a:lnTo>
                                  <a:pt x="1196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2345090" y="11753"/>
                            <a:ext cx="1196340" cy="1121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340" h="1121410">
                                <a:moveTo>
                                  <a:pt x="0" y="1121074"/>
                                </a:moveTo>
                                <a:lnTo>
                                  <a:pt x="1196084" y="1121074"/>
                                </a:lnTo>
                                <a:lnTo>
                                  <a:pt x="11960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21074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52082" y="1170014"/>
                            <a:ext cx="102529" cy="124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2798678" y="1292299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2798678" y="1292299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999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2353160" y="1382300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2742120" y="1355983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115592" y="122284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285607" y="122284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85607" y="122284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2455622" y="122284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455622" y="122284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840090" y="212285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229050" y="185968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2010105" y="212285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399065" y="185968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9027" y="0"/>
                            <a:ext cx="102529" cy="124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2010105" y="212285"/>
                            <a:ext cx="418465" cy="10458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465" h="1045844">
                                <a:moveTo>
                                  <a:pt x="0" y="0"/>
                                </a:moveTo>
                                <a:lnTo>
                                  <a:pt x="44827" y="18271"/>
                                </a:lnTo>
                                <a:lnTo>
                                  <a:pt x="86914" y="39347"/>
                                </a:lnTo>
                                <a:lnTo>
                                  <a:pt x="126297" y="63082"/>
                                </a:lnTo>
                                <a:lnTo>
                                  <a:pt x="163013" y="89326"/>
                                </a:lnTo>
                                <a:lnTo>
                                  <a:pt x="197098" y="117931"/>
                                </a:lnTo>
                                <a:lnTo>
                                  <a:pt x="228587" y="148751"/>
                                </a:lnTo>
                                <a:lnTo>
                                  <a:pt x="257519" y="181636"/>
                                </a:lnTo>
                                <a:lnTo>
                                  <a:pt x="283927" y="216438"/>
                                </a:lnTo>
                                <a:lnTo>
                                  <a:pt x="307850" y="253011"/>
                                </a:lnTo>
                                <a:lnTo>
                                  <a:pt x="329324" y="291205"/>
                                </a:lnTo>
                                <a:lnTo>
                                  <a:pt x="348384" y="330874"/>
                                </a:lnTo>
                                <a:lnTo>
                                  <a:pt x="365067" y="371868"/>
                                </a:lnTo>
                                <a:lnTo>
                                  <a:pt x="379410" y="414040"/>
                                </a:lnTo>
                                <a:lnTo>
                                  <a:pt x="391448" y="457241"/>
                                </a:lnTo>
                                <a:lnTo>
                                  <a:pt x="401218" y="501325"/>
                                </a:lnTo>
                                <a:lnTo>
                                  <a:pt x="408757" y="546143"/>
                                </a:lnTo>
                                <a:lnTo>
                                  <a:pt x="414101" y="591547"/>
                                </a:lnTo>
                                <a:lnTo>
                                  <a:pt x="417285" y="637389"/>
                                </a:lnTo>
                                <a:lnTo>
                                  <a:pt x="418347" y="683521"/>
                                </a:lnTo>
                                <a:lnTo>
                                  <a:pt x="417322" y="729795"/>
                                </a:lnTo>
                                <a:lnTo>
                                  <a:pt x="414247" y="776063"/>
                                </a:lnTo>
                                <a:lnTo>
                                  <a:pt x="409159" y="822178"/>
                                </a:lnTo>
                                <a:lnTo>
                                  <a:pt x="402093" y="867990"/>
                                </a:lnTo>
                                <a:lnTo>
                                  <a:pt x="393086" y="913353"/>
                                </a:lnTo>
                                <a:lnTo>
                                  <a:pt x="382175" y="958118"/>
                                </a:lnTo>
                                <a:lnTo>
                                  <a:pt x="369395" y="1002138"/>
                                </a:lnTo>
                                <a:lnTo>
                                  <a:pt x="354783" y="104526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46909" y="1230001"/>
                            <a:ext cx="495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2384">
                                <a:moveTo>
                                  <a:pt x="49458" y="18002"/>
                                </a:moveTo>
                                <a:lnTo>
                                  <a:pt x="40581" y="18873"/>
                                </a:lnTo>
                                <a:lnTo>
                                  <a:pt x="30398" y="22879"/>
                                </a:lnTo>
                                <a:lnTo>
                                  <a:pt x="21453" y="27992"/>
                                </a:lnTo>
                                <a:lnTo>
                                  <a:pt x="16290" y="32184"/>
                                </a:lnTo>
                                <a:lnTo>
                                  <a:pt x="15030" y="25654"/>
                                </a:lnTo>
                                <a:lnTo>
                                  <a:pt x="11465" y="15988"/>
                                </a:lnTo>
                                <a:lnTo>
                                  <a:pt x="6240" y="6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379426" y="212285"/>
                            <a:ext cx="942975" cy="1148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2975" h="1148080">
                                <a:moveTo>
                                  <a:pt x="800693" y="0"/>
                                </a:moveTo>
                                <a:lnTo>
                                  <a:pt x="833097" y="20454"/>
                                </a:lnTo>
                                <a:lnTo>
                                  <a:pt x="884534" y="63754"/>
                                </a:lnTo>
                                <a:lnTo>
                                  <a:pt x="919142" y="110007"/>
                                </a:lnTo>
                                <a:lnTo>
                                  <a:pt x="938119" y="158927"/>
                                </a:lnTo>
                                <a:lnTo>
                                  <a:pt x="942662" y="210231"/>
                                </a:lnTo>
                                <a:lnTo>
                                  <a:pt x="939896" y="236689"/>
                                </a:lnTo>
                                <a:lnTo>
                                  <a:pt x="925034" y="291036"/>
                                </a:lnTo>
                                <a:lnTo>
                                  <a:pt x="898732" y="347057"/>
                                </a:lnTo>
                                <a:lnTo>
                                  <a:pt x="862189" y="404468"/>
                                </a:lnTo>
                                <a:lnTo>
                                  <a:pt x="816601" y="462984"/>
                                </a:lnTo>
                                <a:lnTo>
                                  <a:pt x="790790" y="492568"/>
                                </a:lnTo>
                                <a:lnTo>
                                  <a:pt x="763166" y="522321"/>
                                </a:lnTo>
                                <a:lnTo>
                                  <a:pt x="733880" y="552209"/>
                                </a:lnTo>
                                <a:lnTo>
                                  <a:pt x="703082" y="582195"/>
                                </a:lnTo>
                                <a:lnTo>
                                  <a:pt x="670921" y="612245"/>
                                </a:lnTo>
                                <a:lnTo>
                                  <a:pt x="637546" y="642323"/>
                                </a:lnTo>
                                <a:lnTo>
                                  <a:pt x="603108" y="672393"/>
                                </a:lnTo>
                                <a:lnTo>
                                  <a:pt x="567756" y="702419"/>
                                </a:lnTo>
                                <a:lnTo>
                                  <a:pt x="531640" y="732367"/>
                                </a:lnTo>
                                <a:lnTo>
                                  <a:pt x="494910" y="762200"/>
                                </a:lnTo>
                                <a:lnTo>
                                  <a:pt x="457714" y="791884"/>
                                </a:lnTo>
                                <a:lnTo>
                                  <a:pt x="420204" y="821382"/>
                                </a:lnTo>
                                <a:lnTo>
                                  <a:pt x="382529" y="850659"/>
                                </a:lnTo>
                                <a:lnTo>
                                  <a:pt x="344837" y="879680"/>
                                </a:lnTo>
                                <a:lnTo>
                                  <a:pt x="307280" y="908409"/>
                                </a:lnTo>
                                <a:lnTo>
                                  <a:pt x="270007" y="936810"/>
                                </a:lnTo>
                                <a:lnTo>
                                  <a:pt x="233167" y="964849"/>
                                </a:lnTo>
                                <a:lnTo>
                                  <a:pt x="196910" y="992489"/>
                                </a:lnTo>
                                <a:lnTo>
                                  <a:pt x="161386" y="1019696"/>
                                </a:lnTo>
                                <a:lnTo>
                                  <a:pt x="126745" y="1046432"/>
                                </a:lnTo>
                                <a:lnTo>
                                  <a:pt x="93136" y="1072664"/>
                                </a:lnTo>
                                <a:lnTo>
                                  <a:pt x="60709" y="1098355"/>
                                </a:lnTo>
                                <a:lnTo>
                                  <a:pt x="29614" y="1123471"/>
                                </a:lnTo>
                                <a:lnTo>
                                  <a:pt x="0" y="114797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375646" y="1327414"/>
                            <a:ext cx="3619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0640">
                                <a:moveTo>
                                  <a:pt x="35815" y="40318"/>
                                </a:moveTo>
                                <a:lnTo>
                                  <a:pt x="27691" y="36634"/>
                                </a:lnTo>
                                <a:lnTo>
                                  <a:pt x="16870" y="35012"/>
                                </a:lnTo>
                                <a:lnTo>
                                  <a:pt x="6567" y="34968"/>
                                </a:lnTo>
                                <a:lnTo>
                                  <a:pt x="0" y="36017"/>
                                </a:lnTo>
                                <a:lnTo>
                                  <a:pt x="2173" y="29732"/>
                                </a:lnTo>
                                <a:lnTo>
                                  <a:pt x="3918" y="19578"/>
                                </a:lnTo>
                                <a:lnTo>
                                  <a:pt x="4200" y="8639"/>
                                </a:lnTo>
                                <a:lnTo>
                                  <a:pt x="1983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78856" y="308436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1348871" y="308436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1348871" y="308436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2518886" y="308436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18886" y="308436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7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903353" y="398437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1292314" y="372120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073368" y="398437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2462329" y="372120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2290" y="186151"/>
                            <a:ext cx="102529" cy="124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Graphic 90"/>
                        <wps:cNvSpPr/>
                        <wps:spPr>
                          <a:xfrm>
                            <a:off x="2073368" y="398437"/>
                            <a:ext cx="342900" cy="859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2900" h="859155">
                                <a:moveTo>
                                  <a:pt x="0" y="0"/>
                                </a:moveTo>
                                <a:lnTo>
                                  <a:pt x="44992" y="18822"/>
                                </a:lnTo>
                                <a:lnTo>
                                  <a:pt x="86563" y="41121"/>
                                </a:lnTo>
                                <a:lnTo>
                                  <a:pt x="124773" y="66665"/>
                                </a:lnTo>
                                <a:lnTo>
                                  <a:pt x="159682" y="95222"/>
                                </a:lnTo>
                                <a:lnTo>
                                  <a:pt x="191349" y="126558"/>
                                </a:lnTo>
                                <a:lnTo>
                                  <a:pt x="219833" y="160441"/>
                                </a:lnTo>
                                <a:lnTo>
                                  <a:pt x="245196" y="196638"/>
                                </a:lnTo>
                                <a:lnTo>
                                  <a:pt x="267495" y="234917"/>
                                </a:lnTo>
                                <a:lnTo>
                                  <a:pt x="286792" y="275045"/>
                                </a:lnTo>
                                <a:lnTo>
                                  <a:pt x="303145" y="316789"/>
                                </a:lnTo>
                                <a:lnTo>
                                  <a:pt x="316614" y="359917"/>
                                </a:lnTo>
                                <a:lnTo>
                                  <a:pt x="327259" y="404196"/>
                                </a:lnTo>
                                <a:lnTo>
                                  <a:pt x="335140" y="449393"/>
                                </a:lnTo>
                                <a:lnTo>
                                  <a:pt x="340316" y="495276"/>
                                </a:lnTo>
                                <a:lnTo>
                                  <a:pt x="342848" y="541613"/>
                                </a:lnTo>
                                <a:lnTo>
                                  <a:pt x="342793" y="588169"/>
                                </a:lnTo>
                                <a:lnTo>
                                  <a:pt x="340214" y="634714"/>
                                </a:lnTo>
                                <a:lnTo>
                                  <a:pt x="335168" y="681013"/>
                                </a:lnTo>
                                <a:lnTo>
                                  <a:pt x="327716" y="726836"/>
                                </a:lnTo>
                                <a:lnTo>
                                  <a:pt x="317917" y="771948"/>
                                </a:lnTo>
                                <a:lnTo>
                                  <a:pt x="305831" y="816117"/>
                                </a:lnTo>
                                <a:lnTo>
                                  <a:pt x="291518" y="85911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2346908" y="1230000"/>
                            <a:ext cx="495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2384">
                                <a:moveTo>
                                  <a:pt x="49459" y="18001"/>
                                </a:moveTo>
                                <a:lnTo>
                                  <a:pt x="40581" y="18872"/>
                                </a:lnTo>
                                <a:lnTo>
                                  <a:pt x="30399" y="22878"/>
                                </a:lnTo>
                                <a:lnTo>
                                  <a:pt x="21454" y="27992"/>
                                </a:lnTo>
                                <a:lnTo>
                                  <a:pt x="16291" y="32184"/>
                                </a:lnTo>
                                <a:lnTo>
                                  <a:pt x="15030" y="25654"/>
                                </a:lnTo>
                                <a:lnTo>
                                  <a:pt x="11465" y="15987"/>
                                </a:lnTo>
                                <a:lnTo>
                                  <a:pt x="6240" y="6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379426" y="398437"/>
                            <a:ext cx="982980" cy="9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2980" h="962025">
                                <a:moveTo>
                                  <a:pt x="863957" y="0"/>
                                </a:moveTo>
                                <a:lnTo>
                                  <a:pt x="921182" y="39881"/>
                                </a:lnTo>
                                <a:lnTo>
                                  <a:pt x="959006" y="81574"/>
                                </a:lnTo>
                                <a:lnTo>
                                  <a:pt x="978901" y="124921"/>
                                </a:lnTo>
                                <a:lnTo>
                                  <a:pt x="982584" y="147165"/>
                                </a:lnTo>
                                <a:lnTo>
                                  <a:pt x="982337" y="169763"/>
                                </a:lnTo>
                                <a:lnTo>
                                  <a:pt x="970787" y="215944"/>
                                </a:lnTo>
                                <a:lnTo>
                                  <a:pt x="945722" y="263304"/>
                                </a:lnTo>
                                <a:lnTo>
                                  <a:pt x="908615" y="311686"/>
                                </a:lnTo>
                                <a:lnTo>
                                  <a:pt x="860936" y="360933"/>
                                </a:lnTo>
                                <a:lnTo>
                                  <a:pt x="804159" y="410885"/>
                                </a:lnTo>
                                <a:lnTo>
                                  <a:pt x="772818" y="436077"/>
                                </a:lnTo>
                                <a:lnTo>
                                  <a:pt x="739754" y="461387"/>
                                </a:lnTo>
                                <a:lnTo>
                                  <a:pt x="705152" y="486794"/>
                                </a:lnTo>
                                <a:lnTo>
                                  <a:pt x="669194" y="512278"/>
                                </a:lnTo>
                                <a:lnTo>
                                  <a:pt x="632066" y="537821"/>
                                </a:lnTo>
                                <a:lnTo>
                                  <a:pt x="593950" y="563403"/>
                                </a:lnTo>
                                <a:lnTo>
                                  <a:pt x="555032" y="589003"/>
                                </a:lnTo>
                                <a:lnTo>
                                  <a:pt x="515494" y="614602"/>
                                </a:lnTo>
                                <a:lnTo>
                                  <a:pt x="475522" y="640180"/>
                                </a:lnTo>
                                <a:lnTo>
                                  <a:pt x="435298" y="665717"/>
                                </a:lnTo>
                                <a:lnTo>
                                  <a:pt x="395008" y="691195"/>
                                </a:lnTo>
                                <a:lnTo>
                                  <a:pt x="354834" y="716592"/>
                                </a:lnTo>
                                <a:lnTo>
                                  <a:pt x="314961" y="741890"/>
                                </a:lnTo>
                                <a:lnTo>
                                  <a:pt x="275573" y="767068"/>
                                </a:lnTo>
                                <a:lnTo>
                                  <a:pt x="236854" y="792107"/>
                                </a:lnTo>
                                <a:lnTo>
                                  <a:pt x="198987" y="816987"/>
                                </a:lnTo>
                                <a:lnTo>
                                  <a:pt x="162158" y="841688"/>
                                </a:lnTo>
                                <a:lnTo>
                                  <a:pt x="126549" y="866191"/>
                                </a:lnTo>
                                <a:lnTo>
                                  <a:pt x="92344" y="890475"/>
                                </a:lnTo>
                                <a:lnTo>
                                  <a:pt x="59729" y="914522"/>
                                </a:lnTo>
                                <a:lnTo>
                                  <a:pt x="28886" y="938311"/>
                                </a:lnTo>
                                <a:lnTo>
                                  <a:pt x="0" y="961823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375646" y="1327414"/>
                            <a:ext cx="3619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0640">
                                <a:moveTo>
                                  <a:pt x="35815" y="40318"/>
                                </a:moveTo>
                                <a:lnTo>
                                  <a:pt x="27691" y="36634"/>
                                </a:lnTo>
                                <a:lnTo>
                                  <a:pt x="16870" y="35012"/>
                                </a:lnTo>
                                <a:lnTo>
                                  <a:pt x="6567" y="34968"/>
                                </a:lnTo>
                                <a:lnTo>
                                  <a:pt x="0" y="36017"/>
                                </a:lnTo>
                                <a:lnTo>
                                  <a:pt x="2173" y="29732"/>
                                </a:lnTo>
                                <a:lnTo>
                                  <a:pt x="3918" y="19578"/>
                                </a:lnTo>
                                <a:lnTo>
                                  <a:pt x="4200" y="8639"/>
                                </a:lnTo>
                                <a:lnTo>
                                  <a:pt x="1983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42119" y="488438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412134" y="488438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412134" y="488438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2582149" y="488438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2582149" y="488438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2"/>
                                </a:lnTo>
                                <a:lnTo>
                                  <a:pt x="721966" y="180002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FFF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966617" y="578439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355577" y="552122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136632" y="578439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25592" y="552122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5554" y="366153"/>
                            <a:ext cx="102529" cy="124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" name="Graphic 104"/>
                        <wps:cNvSpPr/>
                        <wps:spPr>
                          <a:xfrm>
                            <a:off x="2136632" y="578439"/>
                            <a:ext cx="269875" cy="679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875" h="679450">
                                <a:moveTo>
                                  <a:pt x="0" y="0"/>
                                </a:moveTo>
                                <a:lnTo>
                                  <a:pt x="45878" y="19974"/>
                                </a:lnTo>
                                <a:lnTo>
                                  <a:pt x="87086" y="44496"/>
                                </a:lnTo>
                                <a:lnTo>
                                  <a:pt x="123748" y="73156"/>
                                </a:lnTo>
                                <a:lnTo>
                                  <a:pt x="155985" y="105545"/>
                                </a:lnTo>
                                <a:lnTo>
                                  <a:pt x="183921" y="141250"/>
                                </a:lnTo>
                                <a:lnTo>
                                  <a:pt x="207677" y="179863"/>
                                </a:lnTo>
                                <a:lnTo>
                                  <a:pt x="227378" y="220972"/>
                                </a:lnTo>
                                <a:lnTo>
                                  <a:pt x="243144" y="264168"/>
                                </a:lnTo>
                                <a:lnTo>
                                  <a:pt x="255099" y="309039"/>
                                </a:lnTo>
                                <a:lnTo>
                                  <a:pt x="263366" y="355176"/>
                                </a:lnTo>
                                <a:lnTo>
                                  <a:pt x="268067" y="402169"/>
                                </a:lnTo>
                                <a:lnTo>
                                  <a:pt x="269324" y="449607"/>
                                </a:lnTo>
                                <a:lnTo>
                                  <a:pt x="267261" y="497079"/>
                                </a:lnTo>
                                <a:lnTo>
                                  <a:pt x="262000" y="544176"/>
                                </a:lnTo>
                                <a:lnTo>
                                  <a:pt x="253664" y="590487"/>
                                </a:lnTo>
                                <a:lnTo>
                                  <a:pt x="242374" y="635601"/>
                                </a:lnTo>
                                <a:lnTo>
                                  <a:pt x="228255" y="679109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2346908" y="1230000"/>
                            <a:ext cx="495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2384">
                                <a:moveTo>
                                  <a:pt x="49459" y="18001"/>
                                </a:moveTo>
                                <a:lnTo>
                                  <a:pt x="40581" y="18872"/>
                                </a:lnTo>
                                <a:lnTo>
                                  <a:pt x="30399" y="22878"/>
                                </a:lnTo>
                                <a:lnTo>
                                  <a:pt x="21454" y="27992"/>
                                </a:lnTo>
                                <a:lnTo>
                                  <a:pt x="16291" y="32184"/>
                                </a:lnTo>
                                <a:lnTo>
                                  <a:pt x="15030" y="25654"/>
                                </a:lnTo>
                                <a:lnTo>
                                  <a:pt x="11465" y="15987"/>
                                </a:lnTo>
                                <a:lnTo>
                                  <a:pt x="6240" y="6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379426" y="578439"/>
                            <a:ext cx="1029335" cy="78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9335" h="782320">
                                <a:moveTo>
                                  <a:pt x="927220" y="0"/>
                                </a:moveTo>
                                <a:lnTo>
                                  <a:pt x="981222" y="37532"/>
                                </a:lnTo>
                                <a:lnTo>
                                  <a:pt x="1014429" y="75145"/>
                                </a:lnTo>
                                <a:lnTo>
                                  <a:pt x="1028525" y="112871"/>
                                </a:lnTo>
                                <a:lnTo>
                                  <a:pt x="1028932" y="131787"/>
                                </a:lnTo>
                                <a:lnTo>
                                  <a:pt x="1025192" y="150744"/>
                                </a:lnTo>
                                <a:lnTo>
                                  <a:pt x="1006112" y="188799"/>
                                </a:lnTo>
                                <a:lnTo>
                                  <a:pt x="972970" y="227068"/>
                                </a:lnTo>
                                <a:lnTo>
                                  <a:pt x="927446" y="265586"/>
                                </a:lnTo>
                                <a:lnTo>
                                  <a:pt x="871225" y="304386"/>
                                </a:lnTo>
                                <a:lnTo>
                                  <a:pt x="805988" y="343503"/>
                                </a:lnTo>
                                <a:lnTo>
                                  <a:pt x="770514" y="363190"/>
                                </a:lnTo>
                                <a:lnTo>
                                  <a:pt x="733418" y="382969"/>
                                </a:lnTo>
                                <a:lnTo>
                                  <a:pt x="694909" y="402845"/>
                                </a:lnTo>
                                <a:lnTo>
                                  <a:pt x="655199" y="422820"/>
                                </a:lnTo>
                                <a:lnTo>
                                  <a:pt x="614496" y="442900"/>
                                </a:lnTo>
                                <a:lnTo>
                                  <a:pt x="573012" y="463088"/>
                                </a:lnTo>
                                <a:lnTo>
                                  <a:pt x="530956" y="483389"/>
                                </a:lnTo>
                                <a:lnTo>
                                  <a:pt x="488540" y="503808"/>
                                </a:lnTo>
                                <a:lnTo>
                                  <a:pt x="445974" y="524347"/>
                                </a:lnTo>
                                <a:lnTo>
                                  <a:pt x="403467" y="545012"/>
                                </a:lnTo>
                                <a:lnTo>
                                  <a:pt x="361230" y="565807"/>
                                </a:lnTo>
                                <a:lnTo>
                                  <a:pt x="319474" y="586736"/>
                                </a:lnTo>
                                <a:lnTo>
                                  <a:pt x="278409" y="607803"/>
                                </a:lnTo>
                                <a:lnTo>
                                  <a:pt x="238245" y="629012"/>
                                </a:lnTo>
                                <a:lnTo>
                                  <a:pt x="199193" y="650368"/>
                                </a:lnTo>
                                <a:lnTo>
                                  <a:pt x="161462" y="671875"/>
                                </a:lnTo>
                                <a:lnTo>
                                  <a:pt x="125264" y="693537"/>
                                </a:lnTo>
                                <a:lnTo>
                                  <a:pt x="90808" y="715359"/>
                                </a:lnTo>
                                <a:lnTo>
                                  <a:pt x="58305" y="737344"/>
                                </a:lnTo>
                                <a:lnTo>
                                  <a:pt x="27966" y="759496"/>
                                </a:lnTo>
                                <a:lnTo>
                                  <a:pt x="0" y="781821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2375646" y="1327414"/>
                            <a:ext cx="3619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0640">
                                <a:moveTo>
                                  <a:pt x="35815" y="40318"/>
                                </a:moveTo>
                                <a:lnTo>
                                  <a:pt x="27691" y="36634"/>
                                </a:lnTo>
                                <a:lnTo>
                                  <a:pt x="16870" y="35012"/>
                                </a:lnTo>
                                <a:lnTo>
                                  <a:pt x="6567" y="34968"/>
                                </a:lnTo>
                                <a:lnTo>
                                  <a:pt x="0" y="36017"/>
                                </a:lnTo>
                                <a:lnTo>
                                  <a:pt x="2173" y="29732"/>
                                </a:lnTo>
                                <a:lnTo>
                                  <a:pt x="3918" y="19578"/>
                                </a:lnTo>
                                <a:lnTo>
                                  <a:pt x="4200" y="8639"/>
                                </a:lnTo>
                                <a:lnTo>
                                  <a:pt x="1983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05383" y="668440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721966" y="180001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1475398" y="668440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721966" y="180001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475398" y="668440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721966" y="180001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645413" y="668440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721966" y="180001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FF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645413" y="668440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721966" y="180001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00FF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029880" y="758441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418841" y="732124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199895" y="758441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588856" y="732124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7" name="Image 11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8817" y="546155"/>
                            <a:ext cx="102529" cy="124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2199895" y="758441"/>
                            <a:ext cx="195580" cy="499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5580" h="499109">
                                <a:moveTo>
                                  <a:pt x="0" y="0"/>
                                </a:moveTo>
                                <a:lnTo>
                                  <a:pt x="43797" y="20158"/>
                                </a:lnTo>
                                <a:lnTo>
                                  <a:pt x="81475" y="45984"/>
                                </a:lnTo>
                                <a:lnTo>
                                  <a:pt x="113290" y="76762"/>
                                </a:lnTo>
                                <a:lnTo>
                                  <a:pt x="139495" y="111773"/>
                                </a:lnTo>
                                <a:lnTo>
                                  <a:pt x="160347" y="150301"/>
                                </a:lnTo>
                                <a:lnTo>
                                  <a:pt x="176099" y="191629"/>
                                </a:lnTo>
                                <a:lnTo>
                                  <a:pt x="187006" y="235041"/>
                                </a:lnTo>
                                <a:lnTo>
                                  <a:pt x="193324" y="279819"/>
                                </a:lnTo>
                                <a:lnTo>
                                  <a:pt x="195308" y="325246"/>
                                </a:lnTo>
                                <a:lnTo>
                                  <a:pt x="193211" y="370605"/>
                                </a:lnTo>
                                <a:lnTo>
                                  <a:pt x="187290" y="415180"/>
                                </a:lnTo>
                                <a:lnTo>
                                  <a:pt x="177798" y="458253"/>
                                </a:lnTo>
                                <a:lnTo>
                                  <a:pt x="164992" y="499107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346909" y="1230001"/>
                            <a:ext cx="495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2384">
                                <a:moveTo>
                                  <a:pt x="49458" y="18002"/>
                                </a:moveTo>
                                <a:lnTo>
                                  <a:pt x="40581" y="18873"/>
                                </a:lnTo>
                                <a:lnTo>
                                  <a:pt x="30398" y="22879"/>
                                </a:lnTo>
                                <a:lnTo>
                                  <a:pt x="21453" y="27992"/>
                                </a:lnTo>
                                <a:lnTo>
                                  <a:pt x="16290" y="32184"/>
                                </a:lnTo>
                                <a:lnTo>
                                  <a:pt x="15030" y="25654"/>
                                </a:lnTo>
                                <a:lnTo>
                                  <a:pt x="11465" y="15988"/>
                                </a:lnTo>
                                <a:lnTo>
                                  <a:pt x="6240" y="6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379426" y="758441"/>
                            <a:ext cx="1080770" cy="601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0770" h="601980">
                                <a:moveTo>
                                  <a:pt x="990484" y="0"/>
                                </a:moveTo>
                                <a:lnTo>
                                  <a:pt x="1041207" y="34727"/>
                                </a:lnTo>
                                <a:lnTo>
                                  <a:pt x="1070574" y="67501"/>
                                </a:lnTo>
                                <a:lnTo>
                                  <a:pt x="1080364" y="98583"/>
                                </a:lnTo>
                                <a:lnTo>
                                  <a:pt x="1078475" y="113573"/>
                                </a:lnTo>
                                <a:lnTo>
                                  <a:pt x="1048334" y="156730"/>
                                </a:lnTo>
                                <a:lnTo>
                                  <a:pt x="1010073" y="184320"/>
                                </a:lnTo>
                                <a:lnTo>
                                  <a:pt x="959353" y="211273"/>
                                </a:lnTo>
                                <a:lnTo>
                                  <a:pt x="897956" y="237853"/>
                                </a:lnTo>
                                <a:lnTo>
                                  <a:pt x="827660" y="264321"/>
                                </a:lnTo>
                                <a:lnTo>
                                  <a:pt x="789731" y="277596"/>
                                </a:lnTo>
                                <a:lnTo>
                                  <a:pt x="750245" y="290943"/>
                                </a:lnTo>
                                <a:lnTo>
                                  <a:pt x="709424" y="304393"/>
                                </a:lnTo>
                                <a:lnTo>
                                  <a:pt x="667490" y="317980"/>
                                </a:lnTo>
                                <a:lnTo>
                                  <a:pt x="624667" y="331737"/>
                                </a:lnTo>
                                <a:lnTo>
                                  <a:pt x="581177" y="345697"/>
                                </a:lnTo>
                                <a:lnTo>
                                  <a:pt x="537241" y="359893"/>
                                </a:lnTo>
                                <a:lnTo>
                                  <a:pt x="493083" y="374357"/>
                                </a:lnTo>
                                <a:lnTo>
                                  <a:pt x="448925" y="389123"/>
                                </a:lnTo>
                                <a:lnTo>
                                  <a:pt x="404989" y="404223"/>
                                </a:lnTo>
                                <a:lnTo>
                                  <a:pt x="361499" y="419691"/>
                                </a:lnTo>
                                <a:lnTo>
                                  <a:pt x="318675" y="435559"/>
                                </a:lnTo>
                                <a:lnTo>
                                  <a:pt x="276741" y="451860"/>
                                </a:lnTo>
                                <a:lnTo>
                                  <a:pt x="235920" y="468628"/>
                                </a:lnTo>
                                <a:lnTo>
                                  <a:pt x="196433" y="485895"/>
                                </a:lnTo>
                                <a:lnTo>
                                  <a:pt x="158504" y="503693"/>
                                </a:lnTo>
                                <a:lnTo>
                                  <a:pt x="122354" y="522057"/>
                                </a:lnTo>
                                <a:lnTo>
                                  <a:pt x="88206" y="541018"/>
                                </a:lnTo>
                                <a:lnTo>
                                  <a:pt x="26806" y="580866"/>
                                </a:lnTo>
                                <a:lnTo>
                                  <a:pt x="0" y="601818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375646" y="1327414"/>
                            <a:ext cx="3619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0640">
                                <a:moveTo>
                                  <a:pt x="35815" y="40318"/>
                                </a:moveTo>
                                <a:lnTo>
                                  <a:pt x="27691" y="36634"/>
                                </a:lnTo>
                                <a:lnTo>
                                  <a:pt x="16870" y="35012"/>
                                </a:lnTo>
                                <a:lnTo>
                                  <a:pt x="6567" y="34968"/>
                                </a:lnTo>
                                <a:lnTo>
                                  <a:pt x="0" y="36017"/>
                                </a:lnTo>
                                <a:lnTo>
                                  <a:pt x="2173" y="29732"/>
                                </a:lnTo>
                                <a:lnTo>
                                  <a:pt x="3918" y="19578"/>
                                </a:lnTo>
                                <a:lnTo>
                                  <a:pt x="4200" y="8639"/>
                                </a:lnTo>
                                <a:lnTo>
                                  <a:pt x="1983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368647" y="842293"/>
                            <a:ext cx="189230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0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721966" y="180001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  <a:path w="1892300" h="180340">
                                <a:moveTo>
                                  <a:pt x="1891981" y="0"/>
                                </a:moveTo>
                                <a:lnTo>
                                  <a:pt x="1170014" y="0"/>
                                </a:lnTo>
                                <a:lnTo>
                                  <a:pt x="1170014" y="180001"/>
                                </a:lnTo>
                                <a:lnTo>
                                  <a:pt x="1891981" y="180001"/>
                                </a:lnTo>
                                <a:lnTo>
                                  <a:pt x="1891981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708677" y="842293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721966" y="180001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99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708677" y="842293"/>
                            <a:ext cx="721995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1995" h="180340">
                                <a:moveTo>
                                  <a:pt x="72196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0001"/>
                                </a:lnTo>
                                <a:lnTo>
                                  <a:pt x="721966" y="180001"/>
                                </a:lnTo>
                                <a:lnTo>
                                  <a:pt x="721966" y="0"/>
                                </a:lnTo>
                                <a:close/>
                              </a:path>
                            </a:pathLst>
                          </a:custGeom>
                          <a:ln w="10122">
                            <a:solidFill>
                              <a:srgbClr val="7F00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093144" y="932294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482104" y="905977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2263159" y="932294"/>
                            <a:ext cx="4089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8940">
                                <a:moveTo>
                                  <a:pt x="0" y="0"/>
                                </a:moveTo>
                                <a:lnTo>
                                  <a:pt x="408698" y="0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2652119" y="905977"/>
                            <a:ext cx="24765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52705">
                                <a:moveTo>
                                  <a:pt x="0" y="0"/>
                                </a:moveTo>
                                <a:lnTo>
                                  <a:pt x="3855" y="8044"/>
                                </a:lnTo>
                                <a:lnTo>
                                  <a:pt x="11102" y="16242"/>
                                </a:lnTo>
                                <a:lnTo>
                                  <a:pt x="18966" y="22898"/>
                                </a:lnTo>
                                <a:lnTo>
                                  <a:pt x="24671" y="26316"/>
                                </a:lnTo>
                                <a:lnTo>
                                  <a:pt x="18966" y="29734"/>
                                </a:lnTo>
                                <a:lnTo>
                                  <a:pt x="11102" y="36391"/>
                                </a:lnTo>
                                <a:lnTo>
                                  <a:pt x="3855" y="44589"/>
                                </a:lnTo>
                                <a:lnTo>
                                  <a:pt x="0" y="52633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2081" y="720008"/>
                            <a:ext cx="102529" cy="1248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Graphic 130"/>
                        <wps:cNvSpPr/>
                        <wps:spPr>
                          <a:xfrm>
                            <a:off x="2263159" y="932294"/>
                            <a:ext cx="121920" cy="325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920" h="325755">
                                <a:moveTo>
                                  <a:pt x="0" y="0"/>
                                </a:moveTo>
                                <a:lnTo>
                                  <a:pt x="44727" y="23880"/>
                                </a:lnTo>
                                <a:lnTo>
                                  <a:pt x="78206" y="57099"/>
                                </a:lnTo>
                                <a:lnTo>
                                  <a:pt x="101488" y="97384"/>
                                </a:lnTo>
                                <a:lnTo>
                                  <a:pt x="115623" y="142461"/>
                                </a:lnTo>
                                <a:lnTo>
                                  <a:pt x="121663" y="190059"/>
                                </a:lnTo>
                                <a:lnTo>
                                  <a:pt x="120660" y="237906"/>
                                </a:lnTo>
                                <a:lnTo>
                                  <a:pt x="113664" y="283728"/>
                                </a:lnTo>
                                <a:lnTo>
                                  <a:pt x="101728" y="32525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2346908" y="1230000"/>
                            <a:ext cx="49530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" h="32384">
                                <a:moveTo>
                                  <a:pt x="49459" y="18001"/>
                                </a:moveTo>
                                <a:lnTo>
                                  <a:pt x="40581" y="18872"/>
                                </a:lnTo>
                                <a:lnTo>
                                  <a:pt x="30399" y="22878"/>
                                </a:lnTo>
                                <a:lnTo>
                                  <a:pt x="21454" y="27992"/>
                                </a:lnTo>
                                <a:lnTo>
                                  <a:pt x="16291" y="32184"/>
                                </a:lnTo>
                                <a:lnTo>
                                  <a:pt x="15030" y="25654"/>
                                </a:lnTo>
                                <a:lnTo>
                                  <a:pt x="11465" y="15987"/>
                                </a:lnTo>
                                <a:lnTo>
                                  <a:pt x="6240" y="637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2379426" y="932294"/>
                            <a:ext cx="1137285" cy="427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7285" h="427990">
                                <a:moveTo>
                                  <a:pt x="1053747" y="0"/>
                                </a:moveTo>
                                <a:lnTo>
                                  <a:pt x="1101958" y="32082"/>
                                </a:lnTo>
                                <a:lnTo>
                                  <a:pt x="1129093" y="60142"/>
                                </a:lnTo>
                                <a:lnTo>
                                  <a:pt x="1136895" y="84664"/>
                                </a:lnTo>
                                <a:lnTo>
                                  <a:pt x="1134090" y="95749"/>
                                </a:lnTo>
                                <a:lnTo>
                                  <a:pt x="1101469" y="125024"/>
                                </a:lnTo>
                                <a:lnTo>
                                  <a:pt x="1061726" y="141826"/>
                                </a:lnTo>
                                <a:lnTo>
                                  <a:pt x="1009619" y="157022"/>
                                </a:lnTo>
                                <a:lnTo>
                                  <a:pt x="946892" y="171093"/>
                                </a:lnTo>
                                <a:lnTo>
                                  <a:pt x="875287" y="184522"/>
                                </a:lnTo>
                                <a:lnTo>
                                  <a:pt x="836699" y="191147"/>
                                </a:lnTo>
                                <a:lnTo>
                                  <a:pt x="796545" y="197792"/>
                                </a:lnTo>
                                <a:lnTo>
                                  <a:pt x="755043" y="204518"/>
                                </a:lnTo>
                                <a:lnTo>
                                  <a:pt x="712410" y="211386"/>
                                </a:lnTo>
                                <a:lnTo>
                                  <a:pt x="668865" y="218455"/>
                                </a:lnTo>
                                <a:lnTo>
                                  <a:pt x="624625" y="225786"/>
                                </a:lnTo>
                                <a:lnTo>
                                  <a:pt x="579907" y="233440"/>
                                </a:lnTo>
                                <a:lnTo>
                                  <a:pt x="534930" y="241476"/>
                                </a:lnTo>
                                <a:lnTo>
                                  <a:pt x="489912" y="249956"/>
                                </a:lnTo>
                                <a:lnTo>
                                  <a:pt x="445070" y="258938"/>
                                </a:lnTo>
                                <a:lnTo>
                                  <a:pt x="400622" y="268485"/>
                                </a:lnTo>
                                <a:lnTo>
                                  <a:pt x="356786" y="278656"/>
                                </a:lnTo>
                                <a:lnTo>
                                  <a:pt x="313780" y="289511"/>
                                </a:lnTo>
                                <a:lnTo>
                                  <a:pt x="271821" y="301111"/>
                                </a:lnTo>
                                <a:lnTo>
                                  <a:pt x="231127" y="313516"/>
                                </a:lnTo>
                                <a:lnTo>
                                  <a:pt x="191917" y="326786"/>
                                </a:lnTo>
                                <a:lnTo>
                                  <a:pt x="154408" y="340983"/>
                                </a:lnTo>
                                <a:lnTo>
                                  <a:pt x="118817" y="356166"/>
                                </a:lnTo>
                                <a:lnTo>
                                  <a:pt x="54264" y="389731"/>
                                </a:lnTo>
                                <a:lnTo>
                                  <a:pt x="25737" y="408235"/>
                                </a:lnTo>
                                <a:lnTo>
                                  <a:pt x="0" y="427966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7F7F7F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2375646" y="1327414"/>
                            <a:ext cx="36195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195" h="40640">
                                <a:moveTo>
                                  <a:pt x="35815" y="40318"/>
                                </a:moveTo>
                                <a:lnTo>
                                  <a:pt x="27691" y="36634"/>
                                </a:lnTo>
                                <a:lnTo>
                                  <a:pt x="16870" y="35012"/>
                                </a:lnTo>
                                <a:lnTo>
                                  <a:pt x="6567" y="34968"/>
                                </a:lnTo>
                                <a:lnTo>
                                  <a:pt x="0" y="36017"/>
                                </a:lnTo>
                                <a:lnTo>
                                  <a:pt x="2173" y="29732"/>
                                </a:lnTo>
                                <a:lnTo>
                                  <a:pt x="3918" y="19578"/>
                                </a:lnTo>
                                <a:lnTo>
                                  <a:pt x="4200" y="8639"/>
                                </a:lnTo>
                                <a:lnTo>
                                  <a:pt x="1983" y="0"/>
                                </a:lnTo>
                              </a:path>
                            </a:pathLst>
                          </a:custGeom>
                          <a:ln w="8097">
                            <a:solidFill>
                              <a:srgbClr val="7F7F7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491861" y="1029322"/>
                            <a:ext cx="48831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2FBE06" w14:textId="77777777" w:rsidR="006A20DF" w:rsidRDefault="00000000">
                              <w:pPr>
                                <w:spacing w:before="2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0"/>
                                </w:rPr>
                                <w:t>Undirbúningur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1767233" y="1029322"/>
                            <a:ext cx="278130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BE1D6" w14:textId="77777777" w:rsidR="006A20DF" w:rsidRDefault="00000000">
                              <w:pPr>
                                <w:spacing w:before="2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0"/>
                                </w:rPr>
                                <w:t>Verkefni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921638" y="1041095"/>
                            <a:ext cx="30924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1449AE" w14:textId="77777777" w:rsidR="006A20DF" w:rsidRDefault="00000000">
                              <w:pPr>
                                <w:spacing w:before="2"/>
                                <w:rPr>
                                  <w:b/>
                                  <w:sz w:val="10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10"/>
                                </w:rPr>
                                <w:t>Ígrundun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923752" y="1338821"/>
                            <a:ext cx="484505" cy="80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DE0A1" w14:textId="77777777" w:rsidR="006A20DF" w:rsidRDefault="00000000">
                              <w:pPr>
                                <w:spacing w:before="1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(iCAP)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713738" y="853503"/>
                            <a:ext cx="71247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BF7144" w14:textId="77777777" w:rsidR="006A20DF" w:rsidRDefault="00000000">
                              <w:pPr>
                                <w:spacing w:before="57"/>
                                <w:ind w:left="193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(iREF)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650474" y="673501"/>
                            <a:ext cx="71247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493D3C" w14:textId="77777777" w:rsidR="006A20DF" w:rsidRDefault="00000000">
                              <w:pPr>
                                <w:spacing w:before="67"/>
                                <w:ind w:left="193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(iREF)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587211" y="493499"/>
                            <a:ext cx="71247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04D51" w14:textId="77777777" w:rsidR="006A20DF" w:rsidRDefault="00000000">
                              <w:pPr>
                                <w:spacing w:before="67"/>
                                <w:ind w:left="193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(iREF)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523947" y="313497"/>
                            <a:ext cx="71247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BC1DFD" w14:textId="77777777" w:rsidR="006A20DF" w:rsidRDefault="00000000">
                              <w:pPr>
                                <w:spacing w:before="67"/>
                                <w:ind w:left="193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(iREF)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460683" y="127345"/>
                            <a:ext cx="71247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96C7E" w14:textId="77777777" w:rsidR="006A20DF" w:rsidRDefault="00000000">
                              <w:pPr>
                                <w:spacing w:before="67"/>
                                <w:ind w:left="193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spacing w:val="10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(iREF)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538662" y="842293"/>
                            <a:ext cx="721995" cy="180340"/>
                          </a:xfrm>
                          <a:prstGeom prst="rect">
                            <a:avLst/>
                          </a:prstGeom>
                          <a:solidFill>
                            <a:srgbClr val="CC99CC"/>
                          </a:solidFill>
                        </wps:spPr>
                        <wps:txbx>
                          <w:txbxContent>
                            <w:p w14:paraId="2F520889" w14:textId="77777777" w:rsidR="006A20DF" w:rsidRDefault="00000000">
                              <w:pPr>
                                <w:spacing w:before="75"/>
                                <w:ind w:left="253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</w:rPr>
                                <w:t>Teymi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 xml:space="preserve"> (tAPP)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480459" y="673501"/>
                            <a:ext cx="71247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548161" w14:textId="77777777" w:rsidR="006A20DF" w:rsidRDefault="00000000">
                              <w:pPr>
                                <w:spacing w:before="67"/>
                                <w:ind w:left="24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Teymi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 xml:space="preserve"> (tAPP)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1417195" y="493499"/>
                            <a:ext cx="71247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FB999F" w14:textId="77777777" w:rsidR="006A20DF" w:rsidRDefault="00000000">
                              <w:pPr>
                                <w:spacing w:before="67"/>
                                <w:ind w:left="24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Teymi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 xml:space="preserve"> (tAPP)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1353932" y="313497"/>
                            <a:ext cx="71247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F60A08" w14:textId="77777777" w:rsidR="006A20DF" w:rsidRDefault="00000000">
                              <w:pPr>
                                <w:spacing w:before="67"/>
                                <w:ind w:left="24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Teymi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 xml:space="preserve"> (tAPP)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290668" y="127345"/>
                            <a:ext cx="712470" cy="170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3162C" w14:textId="77777777" w:rsidR="006A20DF" w:rsidRDefault="00000000">
                              <w:pPr>
                                <w:spacing w:before="67"/>
                                <w:ind w:left="245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Teymi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 xml:space="preserve"> (tAPP)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368647" y="842293"/>
                            <a:ext cx="721995" cy="180340"/>
                          </a:xfrm>
                          <a:prstGeom prst="rect">
                            <a:avLst/>
                          </a:prstGeom>
                          <a:solidFill>
                            <a:srgbClr val="CC99CC"/>
                          </a:solidFill>
                        </wps:spPr>
                        <wps:txbx>
                          <w:txbxContent>
                            <w:p w14:paraId="1B9F4607" w14:textId="77777777" w:rsidR="006A20DF" w:rsidRDefault="00000000">
                              <w:pPr>
                                <w:spacing w:before="15" w:line="252" w:lineRule="auto"/>
                                <w:ind w:left="252" w:hanging="54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(iRAT)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0"/>
                                </w:rPr>
                                <w:t>Teymi (tRAT)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305383" y="668440"/>
                            <a:ext cx="721995" cy="180340"/>
                          </a:xfrm>
                          <a:prstGeom prst="rect">
                            <a:avLst/>
                          </a:prstGeom>
                          <a:solidFill>
                            <a:srgbClr val="99FF99"/>
                          </a:solidFill>
                        </wps:spPr>
                        <wps:txbx>
                          <w:txbxContent>
                            <w:p w14:paraId="7AAFC2D4" w14:textId="77777777" w:rsidR="006A20DF" w:rsidRDefault="00000000">
                              <w:pPr>
                                <w:spacing w:before="15" w:line="252" w:lineRule="auto"/>
                                <w:ind w:left="252" w:hanging="54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(iRAT)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0"/>
                                </w:rPr>
                                <w:t>Teymi (tRAT)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242119" y="488438"/>
                            <a:ext cx="721995" cy="180340"/>
                          </a:xfrm>
                          <a:prstGeom prst="rect">
                            <a:avLst/>
                          </a:prstGeom>
                          <a:solidFill>
                            <a:srgbClr val="FFF9AE"/>
                          </a:solidFill>
                        </wps:spPr>
                        <wps:txbx>
                          <w:txbxContent>
                            <w:p w14:paraId="74825112" w14:textId="77777777" w:rsidR="006A20DF" w:rsidRDefault="00000000">
                              <w:pPr>
                                <w:spacing w:before="15" w:line="252" w:lineRule="auto"/>
                                <w:ind w:left="252" w:hanging="54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(iRAT)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0"/>
                                </w:rPr>
                                <w:t>Teymi (tRAT)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78856" y="308436"/>
                            <a:ext cx="721995" cy="180340"/>
                          </a:xfrm>
                          <a:prstGeom prst="rect">
                            <a:avLst/>
                          </a:prstGeom>
                          <a:solidFill>
                            <a:srgbClr val="FFCC99"/>
                          </a:solidFill>
                        </wps:spPr>
                        <wps:txbx>
                          <w:txbxContent>
                            <w:p w14:paraId="60960E28" w14:textId="77777777" w:rsidR="006A20DF" w:rsidRDefault="00000000">
                              <w:pPr>
                                <w:spacing w:before="15" w:line="252" w:lineRule="auto"/>
                                <w:ind w:left="252" w:hanging="54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(iRAT)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0"/>
                                </w:rPr>
                                <w:t>Teymi (tRAT)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15592" y="122284"/>
                            <a:ext cx="721995" cy="180340"/>
                          </a:xfrm>
                          <a:prstGeom prst="rect">
                            <a:avLst/>
                          </a:prstGeom>
                          <a:solidFill>
                            <a:srgbClr val="FF9999"/>
                          </a:solidFill>
                        </wps:spPr>
                        <wps:txbx>
                          <w:txbxContent>
                            <w:p w14:paraId="4CE2A76B" w14:textId="77777777" w:rsidR="006A20DF" w:rsidRDefault="00000000">
                              <w:pPr>
                                <w:spacing w:before="15" w:line="252" w:lineRule="auto"/>
                                <w:ind w:left="252" w:hanging="54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Nemandi</w:t>
                              </w:r>
                              <w:r>
                                <w:rPr>
                                  <w:color w:val="000000"/>
                                  <w:spacing w:val="-3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>(iRAT)</w:t>
                              </w:r>
                              <w:r>
                                <w:rPr>
                                  <w:color w:val="000000"/>
                                  <w:spacing w:val="40"/>
                                  <w:w w:val="105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color w:val="000000"/>
                                  <w:w w:val="105"/>
                                  <w:sz w:val="10"/>
                                </w:rPr>
                                <w:t>Teymi (tRAT)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628663" y="1292299"/>
                            <a:ext cx="721995" cy="180340"/>
                          </a:xfrm>
                          <a:prstGeom prst="rect">
                            <a:avLst/>
                          </a:prstGeom>
                          <a:solidFill>
                            <a:srgbClr val="CCCCFF"/>
                          </a:solidFill>
                          <a:ln w="10122">
                            <a:solidFill>
                              <a:srgbClr val="9999F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8952643" w14:textId="77777777" w:rsidR="006A20DF" w:rsidRDefault="00000000">
                              <w:pPr>
                                <w:spacing w:before="67"/>
                                <w:ind w:left="242"/>
                                <w:rPr>
                                  <w:color w:val="000000"/>
                                  <w:sz w:val="10"/>
                                </w:rPr>
                              </w:pPr>
                              <w:r>
                                <w:rPr>
                                  <w:color w:val="000000"/>
                                  <w:sz w:val="10"/>
                                </w:rPr>
                                <w:t>Teymi</w:t>
                              </w:r>
                              <w:r>
                                <w:rPr>
                                  <w:color w:val="000000"/>
                                  <w:spacing w:val="-2"/>
                                  <w:sz w:val="10"/>
                                </w:rPr>
                                <w:t xml:space="preserve"> (tCAP)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6B4874" id="Group 54" o:spid="_x0000_s1077" style="position:absolute;left:0;text-align:left;margin-left:189.8pt;margin-top:-10.35pt;width:279.25pt;height:116.35pt;z-index:15743488;mso-wrap-distance-left:0;mso-wrap-distance-right:0;mso-position-horizontal-relative:page" coordsize="35464,147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">
                <v:shape id="Graphic 55" o:spid="_x0000_s1078" style="position:absolute;left:50;top:117;width:11964;height:11214;visibility:visible;mso-wrap-style:square;v-text-anchor:top" coordsize="119634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" path="m1196084,l,,,1121074r1196084,l1196084,xe" fillcolor="#f2f2f2" stroked="f">
                  <v:path arrowok="t"/>
                </v:shape>
                <v:shape id="Graphic 56" o:spid="_x0000_s1079" style="position:absolute;left:50;top:117;width:11964;height:11214;visibility:visible;mso-wrap-style:square;v-text-anchor:top" coordsize="119634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" path="m,1121074r1196084,l1196084,,,,,1121074xe" filled="f" strokecolor="#7f7f7f" strokeweight=".28117mm">
                  <v:path arrowok="t"/>
                </v:shape>
                <v:shape id="Graphic 57" o:spid="_x0000_s1080" style="position:absolute;left:11750;top:117;width:11964;height:11214;visibility:visible;mso-wrap-style:square;v-text-anchor:top" coordsize="119634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" path="m1196084,l,,,1121074r1196084,l1196084,xe" fillcolor="#f2f2f2" stroked="f">
                  <v:path arrowok="t"/>
                </v:shape>
                <v:shape id="Graphic 58" o:spid="_x0000_s1081" style="position:absolute;left:11750;top:117;width:11964;height:11214;visibility:visible;mso-wrap-style:square;v-text-anchor:top" coordsize="119634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" path="m,1121074r1196084,l1196084,,,,,1121074xe" filled="f" strokecolor="#7f7f7f" strokeweight=".28117mm">
                  <v:path arrowok="t"/>
                </v:shape>
                <v:shape id="Graphic 59" o:spid="_x0000_s1082" style="position:absolute;left:23450;top:117;width:11964;height:11214;visibility:visible;mso-wrap-style:square;v-text-anchor:top" coordsize="119634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" path="m1196084,l,,,1121074r1196084,l1196084,xe" fillcolor="#f2f2f2" stroked="f">
                  <v:path arrowok="t"/>
                </v:shape>
                <v:shape id="Graphic 60" o:spid="_x0000_s1083" style="position:absolute;left:23450;top:117;width:11964;height:11214;visibility:visible;mso-wrap-style:square;v-text-anchor:top" coordsize="1196340,1121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" path="m,1121074r1196084,l1196084,,,,,1121074xe" filled="f" strokecolor="#7f7f7f" strokeweight=".2811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1" o:spid="_x0000_s1084" type="#_x0000_t75" style="position:absolute;left:19520;top:11700;width:1026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">
                  <v:imagedata r:id="rId20" o:title=""/>
                </v:shape>
                <v:shape id="Graphic 62" o:spid="_x0000_s1085" style="position:absolute;left:27986;top:12922;width:7220;height:1804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" path="m721966,l,,,180002r721966,l721966,xe" fillcolor="#ccf" stroked="f">
                  <v:path arrowok="t"/>
                </v:shape>
                <v:shape id="Graphic 63" o:spid="_x0000_s1086" style="position:absolute;left:27986;top:12922;width:7220;height:1804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" path="m721966,l,,,180002r721966,l721966,xe" filled="f" strokecolor="#99f" strokeweight=".28117mm">
                  <v:path arrowok="t"/>
                </v:shape>
                <v:shape id="Graphic 64" o:spid="_x0000_s1087" style="position:absolute;left:23531;top:13823;width:4090;height:12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" path="m,l408698,e" filled="f" strokeweight=".28117mm">
                  <v:path arrowok="t"/>
                </v:shape>
                <v:shape id="Graphic 65" o:spid="_x0000_s1088" style="position:absolute;left:27421;top:13559;width:247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" path="m,l3855,8044r7247,8198l18966,22898r5705,3418l18966,29734r-7864,6657l3855,44589,,52633e" filled="f" strokeweight=".22492mm">
                  <v:path arrowok="t"/>
                </v:shape>
                <v:shape id="Graphic 66" o:spid="_x0000_s1089" style="position:absolute;left:1155;top:1222;width:7220;height:1804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" path="m721966,l,,,180002r721966,l721966,xe" filled="f" strokecolor="red" strokeweight=".28117mm">
                  <v:path arrowok="t"/>
                </v:shape>
                <v:shape id="Graphic 67" o:spid="_x0000_s1090" style="position:absolute;left:12856;top:1222;width:7220;height:1804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" path="m721966,l,,,180002r721966,l721966,xe" fillcolor="#f99" stroked="f">
                  <v:path arrowok="t"/>
                </v:shape>
                <v:shape id="Graphic 68" o:spid="_x0000_s1091" style="position:absolute;left:12856;top:1222;width:7220;height:1804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" path="m721966,l,,,180002r721966,l721966,xe" filled="f" strokecolor="red" strokeweight=".28117mm">
                  <v:path arrowok="t"/>
                </v:shape>
                <v:shape id="Graphic 69" o:spid="_x0000_s1092" style="position:absolute;left:24556;top:1222;width:7220;height:1804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" path="m721966,l,,,180002r721966,l721966,xe" fillcolor="#f99" stroked="f">
                  <v:path arrowok="t"/>
                </v:shape>
                <v:shape id="Graphic 70" o:spid="_x0000_s1093" style="position:absolute;left:24556;top:1222;width:7220;height:1804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" path="m721966,l,,,180002r721966,l721966,xe" filled="f" strokecolor="red" strokeweight=".28117mm">
                  <v:path arrowok="t"/>
                </v:shape>
                <v:shape id="Graphic 71" o:spid="_x0000_s1094" style="position:absolute;left:8400;top:2122;width:4090;height:13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" path="m,l408698,e" filled="f" strokeweight=".28117mm">
                  <v:path arrowok="t"/>
                </v:shape>
                <v:shape id="Graphic 72" o:spid="_x0000_s1095" style="position:absolute;left:12290;top:1859;width:248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" path="m,l3855,8044r7247,8198l18966,22898r5705,3418l18966,29734r-7864,6657l3855,44589,,52633e" filled="f" strokeweight=".22492mm">
                  <v:path arrowok="t"/>
                </v:shape>
                <v:shape id="Graphic 73" o:spid="_x0000_s1096" style="position:absolute;left:20101;top:2122;width:4089;height:13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" path="m,l408698,e" filled="f" strokeweight=".28117mm">
                  <v:path arrowok="t"/>
                </v:shape>
                <v:shape id="Graphic 74" o:spid="_x0000_s1097" style="position:absolute;left:23990;top:1859;width:248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" path="m,l3855,8044r7247,8198l18966,22898r5705,3418l18966,29734r-7864,6657l3855,44589,,52633e" filled="f" strokeweight=".22492mm">
                  <v:path arrowok="t"/>
                </v:shape>
                <v:shape id="Image 75" o:spid="_x0000_s1098" type="#_x0000_t75" style="position:absolute;left:16090;width:1025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">
                  <v:imagedata r:id="rId21" o:title=""/>
                </v:shape>
                <v:shape id="Graphic 76" o:spid="_x0000_s1099" style="position:absolute;left:20101;top:2122;width:4184;height:10459;visibility:visible;mso-wrap-style:square;v-text-anchor:top" coordsize="418465,1045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" path="m,l44827,18271,86914,39347r39383,23735l163013,89326r34085,28605l228587,148751r28932,32885l283927,216438r23923,36573l329324,291205r19060,39669l365067,371868r14343,42172l391448,457241r9770,44084l408757,546143r5344,45404l417285,637389r1062,46132l417322,729795r-3075,46268l409159,822178r-7066,45812l393086,913353r-10911,44765l369395,1002138r-14612,43125e" filled="f" strokecolor="#7f7f7f" strokeweight=".28117mm">
                  <v:stroke dashstyle="dash"/>
                  <v:path arrowok="t"/>
                </v:shape>
                <v:shape id="Graphic 77" o:spid="_x0000_s1100" style="position:absolute;left:23469;top:12300;width:495;height:323;visibility:visible;mso-wrap-style:square;v-text-anchor:top" coordsize="495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" path="m49458,18002r-8877,871l30398,22879r-8945,5113l16290,32184,15030,25654,11465,15988,6240,6373,,e" filled="f" strokecolor="#7f7f7f" strokeweight=".22492mm">
                  <v:path arrowok="t"/>
                </v:shape>
                <v:shape id="Graphic 78" o:spid="_x0000_s1101" style="position:absolute;left:23794;top:2122;width:9430;height:11481;visibility:visible;mso-wrap-style:square;v-text-anchor:top" coordsize="942975,1148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" path="m800693,r32404,20454l884534,63754r34608,46253l938119,158927r4543,51304l939896,236689r-14862,54347l898732,347057r-36543,57411l816601,462984r-25811,29584l763166,522321r-29286,29888l703082,582195r-32161,30050l637546,642323r-34438,30070l567756,702419r-36116,29948l494910,762200r-37196,29684l420204,821382r-37675,29277l344837,879680r-37557,28729l270007,936810r-36840,28039l196910,992489r-35524,27207l126745,1046432r-33609,26232l60709,1098355r-31095,25116l,1147974e" filled="f" strokecolor="#7f7f7f" strokeweight=".28117mm">
                  <v:stroke dashstyle="dash"/>
                  <v:path arrowok="t"/>
                </v:shape>
                <v:shape id="Graphic 79" o:spid="_x0000_s1102" style="position:absolute;left:23756;top:13274;width:362;height:406;visibility:visible;mso-wrap-style:square;v-text-anchor:top" coordsize="3619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" path="m35815,40318l27691,36634,16870,35012,6567,34968,,36017,2173,29732,3918,19578,4200,8639,1983,e" filled="f" strokecolor="#7f7f7f" strokeweight=".22492mm">
                  <v:path arrowok="t"/>
                </v:shape>
                <v:shape id="Graphic 80" o:spid="_x0000_s1103" style="position:absolute;left:1788;top:30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" path="m721966,l,,,180002r721966,l721966,xe" filled="f" strokecolor="#ff7f00" strokeweight=".28117mm">
                  <v:path arrowok="t"/>
                </v:shape>
                <v:shape id="Graphic 81" o:spid="_x0000_s1104" style="position:absolute;left:13488;top:30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" path="m721966,l,,,180002r721966,l721966,xe" fillcolor="#fc9" stroked="f">
                  <v:path arrowok="t"/>
                </v:shape>
                <v:shape id="Graphic 82" o:spid="_x0000_s1105" style="position:absolute;left:13488;top:30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" path="m721966,l,,,180002r721966,l721966,xe" filled="f" strokecolor="#ff7f00" strokeweight=".28117mm">
                  <v:path arrowok="t"/>
                </v:shape>
                <v:shape id="Graphic 83" o:spid="_x0000_s1106" style="position:absolute;left:25188;top:30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" path="m721966,l,,,180002r721966,l721966,xe" fillcolor="#fc9" stroked="f">
                  <v:path arrowok="t"/>
                </v:shape>
                <v:shape id="Graphic 84" o:spid="_x0000_s1107" style="position:absolute;left:25188;top:30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" path="m721966,l,,,180002r721966,l721966,xe" filled="f" strokecolor="#ff7f00" strokeweight=".28117mm">
                  <v:path arrowok="t"/>
                </v:shape>
                <v:shape id="Graphic 85" o:spid="_x0000_s1108" style="position:absolute;left:9033;top:3984;width:4089;height:13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" path="m,l408698,e" filled="f" strokeweight=".28117mm">
                  <v:path arrowok="t"/>
                </v:shape>
                <v:shape id="Graphic 86" o:spid="_x0000_s1109" style="position:absolute;left:12923;top:3721;width:247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" path="m,l3855,8044r7247,8198l18966,22898r5705,3418l18966,29734r-7864,6657l3855,44589,,52633e" filled="f" strokeweight=".22492mm">
                  <v:path arrowok="t"/>
                </v:shape>
                <v:shape id="Graphic 87" o:spid="_x0000_s1110" style="position:absolute;left:20733;top:3984;width:4090;height:13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" path="m,l408698,e" filled="f" strokeweight=".28117mm">
                  <v:path arrowok="t"/>
                </v:shape>
                <v:shape id="Graphic 88" o:spid="_x0000_s1111" style="position:absolute;left:24623;top:3721;width:247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" path="m,l3855,8044r7247,8198l18966,22898r5705,3418l18966,29734r-7864,6657l3855,44589,,52633e" filled="f" strokeweight=".22492mm">
                  <v:path arrowok="t"/>
                </v:shape>
                <v:shape id="Image 89" o:spid="_x0000_s1112" type="#_x0000_t75" style="position:absolute;left:16722;top:1861;width:1026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">
                  <v:imagedata r:id="rId22" o:title=""/>
                </v:shape>
                <v:shape id="Graphic 90" o:spid="_x0000_s1113" style="position:absolute;left:20733;top:3984;width:3429;height:8591;visibility:visible;mso-wrap-style:square;v-text-anchor:top" coordsize="342900,8591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" path="m,l44992,18822,86563,41121r38210,25544l159682,95222r31667,31336l219833,160441r25363,36197l267495,234917r19297,40128l303145,316789r13469,43128l327259,404196r7881,45197l340316,495276r2532,46337l342793,588169r-2579,46545l335168,681013r-7452,45823l317917,771948r-12086,44169l291518,859111e" filled="f" strokecolor="#7f7f7f" strokeweight=".28117mm">
                  <v:stroke dashstyle="dash"/>
                  <v:path arrowok="t"/>
                </v:shape>
                <v:shape id="Graphic 91" o:spid="_x0000_s1114" style="position:absolute;left:23469;top:12300;width:495;height:323;visibility:visible;mso-wrap-style:square;v-text-anchor:top" coordsize="495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" path="m49459,18001r-8878,871l30399,22878r-8945,5114l16291,32184,15030,25654,11465,15987,6240,6373,,e" filled="f" strokecolor="#7f7f7f" strokeweight=".22492mm">
                  <v:path arrowok="t"/>
                </v:shape>
                <v:shape id="Graphic 92" o:spid="_x0000_s1115" style="position:absolute;left:23794;top:3984;width:9830;height:9620;visibility:visible;mso-wrap-style:square;v-text-anchor:top" coordsize="982980,9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" path="m863957,r57225,39881l959006,81574r19895,43347l982584,147165r-247,22598l970787,215944r-25065,47360l908615,311686r-47679,49247l804159,410885r-31341,25192l739754,461387r-34602,25407l669194,512278r-37128,25543l593950,563403r-38918,25600l515494,614602r-39972,25578l435298,665717r-40290,25478l354834,716592r-39873,25298l275573,767068r-38719,25039l198987,816987r-36829,24701l126549,866191,92344,890475,59729,914522,28886,938311,,961823e" filled="f" strokecolor="#7f7f7f" strokeweight=".28117mm">
                  <v:stroke dashstyle="dash"/>
                  <v:path arrowok="t"/>
                </v:shape>
                <v:shape id="Graphic 93" o:spid="_x0000_s1116" style="position:absolute;left:23756;top:13274;width:362;height:406;visibility:visible;mso-wrap-style:square;v-text-anchor:top" coordsize="3619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" path="m35815,40318l27691,36634,16870,35012,6567,34968,,36017,2173,29732,3918,19578,4200,8639,1983,e" filled="f" strokecolor="#7f7f7f" strokeweight=".22492mm">
                  <v:path arrowok="t"/>
                </v:shape>
                <v:shape id="Graphic 94" o:spid="_x0000_s1117" style="position:absolute;left:2421;top:48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" path="m721966,l,,,180002r721966,l721966,xe" filled="f" strokecolor="#fff200" strokeweight=".28117mm">
                  <v:path arrowok="t"/>
                </v:shape>
                <v:shape id="Graphic 95" o:spid="_x0000_s1118" style="position:absolute;left:14121;top:48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" path="m721966,l,,,180002r721966,l721966,xe" fillcolor="#fff9ae" stroked="f">
                  <v:path arrowok="t"/>
                </v:shape>
                <v:shape id="Graphic 96" o:spid="_x0000_s1119" style="position:absolute;left:14121;top:48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" path="m721966,l,,,180002r721966,l721966,xe" filled="f" strokecolor="#fff200" strokeweight=".28117mm">
                  <v:path arrowok="t"/>
                </v:shape>
                <v:shape id="Graphic 97" o:spid="_x0000_s1120" style="position:absolute;left:25821;top:48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" path="m721966,l,,,180002r721966,l721966,xe" fillcolor="#fff9ae" stroked="f">
                  <v:path arrowok="t"/>
                </v:shape>
                <v:shape id="Graphic 98" o:spid="_x0000_s1121" style="position:absolute;left:25821;top:48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" path="m721966,l,,,180002r721966,l721966,xe" filled="f" strokecolor="#fff200" strokeweight=".28117mm">
                  <v:path arrowok="t"/>
                </v:shape>
                <v:shape id="Graphic 99" o:spid="_x0000_s1122" style="position:absolute;left:9666;top:5784;width:4089;height:13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" path="m,l408698,e" filled="f" strokeweight=".28117mm">
                  <v:path arrowok="t"/>
                </v:shape>
                <v:shape id="Graphic 100" o:spid="_x0000_s1123" style="position:absolute;left:13555;top:5521;width:248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" path="m,l3855,8044r7247,8198l18966,22898r5705,3418l18966,29734r-7864,6657l3855,44589,,52633e" filled="f" strokeweight=".22492mm">
                  <v:path arrowok="t"/>
                </v:shape>
                <v:shape id="Graphic 101" o:spid="_x0000_s1124" style="position:absolute;left:21366;top:5784;width:4089;height:13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" path="m,l408698,e" filled="f" strokeweight=".28117mm">
                  <v:path arrowok="t"/>
                </v:shape>
                <v:shape id="Graphic 102" o:spid="_x0000_s1125" style="position:absolute;left:25255;top:5521;width:248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" path="m,l3855,8044r7247,8198l18966,22898r5705,3418l18966,29734r-7864,6657l3855,44589,,52633e" filled="f" strokeweight=".22492mm">
                  <v:path arrowok="t"/>
                </v:shape>
                <v:shape id="Image 103" o:spid="_x0000_s1126" type="#_x0000_t75" style="position:absolute;left:17355;top:3661;width:1025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">
                  <v:imagedata r:id="rId21" o:title=""/>
                </v:shape>
                <v:shape id="Graphic 104" o:spid="_x0000_s1127" style="position:absolute;left:21366;top:5784;width:2699;height:6794;visibility:visible;mso-wrap-style:square;v-text-anchor:top" coordsize="269875,679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" path="m,l45878,19974,87086,44496r36662,28660l155985,105545r27936,35705l207677,179863r19701,41109l243144,264168r11955,44871l263366,355176r4701,46993l269324,449607r-2063,47472l262000,544176r-8336,46311l242374,635601r-14119,43508e" filled="f" strokecolor="#7f7f7f" strokeweight=".28117mm">
                  <v:stroke dashstyle="dash"/>
                  <v:path arrowok="t"/>
                </v:shape>
                <v:shape id="Graphic 105" o:spid="_x0000_s1128" style="position:absolute;left:23469;top:12300;width:495;height:323;visibility:visible;mso-wrap-style:square;v-text-anchor:top" coordsize="495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" path="m49459,18001r-8878,871l30399,22878r-8945,5114l16291,32184,15030,25654,11465,15987,6240,6373,,e" filled="f" strokecolor="#7f7f7f" strokeweight=".22492mm">
                  <v:path arrowok="t"/>
                </v:shape>
                <v:shape id="Graphic 106" o:spid="_x0000_s1129" style="position:absolute;left:23794;top:5784;width:10293;height:7823;visibility:visible;mso-wrap-style:square;v-text-anchor:top" coordsize="1029335,78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" path="m927220,r54002,37532l1014429,75145r14096,37726l1028932,131787r-3740,18957l1006112,188799r-33142,38269l927446,265586r-56221,38800l805988,343503r-35474,19687l733418,382969r-38509,19876l655199,422820r-40703,20080l573012,463088r-42056,20301l488540,503808r-42566,20539l403467,545012r-42237,20795l319474,586736r-41065,21067l238245,629012r-39052,21356l161462,671875r-36198,21662l90808,715359,58305,737344,27966,759496,,781821e" filled="f" strokecolor="#7f7f7f" strokeweight=".28117mm">
                  <v:stroke dashstyle="dash"/>
                  <v:path arrowok="t"/>
                </v:shape>
                <v:shape id="Graphic 107" o:spid="_x0000_s1130" style="position:absolute;left:23756;top:13274;width:362;height:406;visibility:visible;mso-wrap-style:square;v-text-anchor:top" coordsize="3619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" path="m35815,40318l27691,36634,16870,35012,6567,34968,,36017,2173,29732,3918,19578,4200,8639,1983,e" filled="f" strokecolor="#7f7f7f" strokeweight=".22492mm">
                  <v:path arrowok="t"/>
                </v:shape>
                <v:shape id="Graphic 108" o:spid="_x0000_s1131" style="position:absolute;left:3053;top:66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" path="m721966,l,,,180001r721966,l721966,xe" filled="f" strokecolor="lime" strokeweight=".28117mm">
                  <v:path arrowok="t"/>
                </v:shape>
                <v:shape id="Graphic 109" o:spid="_x0000_s1132" style="position:absolute;left:14753;top:66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" path="m721966,l,,,180001r721966,l721966,xe" fillcolor="#9f9" stroked="f">
                  <v:path arrowok="t"/>
                </v:shape>
                <v:shape id="Graphic 110" o:spid="_x0000_s1133" style="position:absolute;left:14753;top:66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" path="m721966,l,,,180001r721966,l721966,xe" filled="f" strokecolor="lime" strokeweight=".28117mm">
                  <v:path arrowok="t"/>
                </v:shape>
                <v:shape id="Graphic 111" o:spid="_x0000_s1134" style="position:absolute;left:26454;top:66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" path="m721966,l,,,180001r721966,l721966,xe" fillcolor="#9f9" stroked="f">
                  <v:path arrowok="t"/>
                </v:shape>
                <v:shape id="Graphic 112" o:spid="_x0000_s1135" style="position:absolute;left:26454;top:6684;width:7220;height:1803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" path="m721966,l,,,180001r721966,l721966,xe" filled="f" strokecolor="lime" strokeweight=".28117mm">
                  <v:path arrowok="t"/>
                </v:shape>
                <v:shape id="Graphic 113" o:spid="_x0000_s1136" style="position:absolute;left:10298;top:7584;width:4090;height:13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" path="m,l408698,e" filled="f" strokeweight=".28117mm">
                  <v:path arrowok="t"/>
                </v:shape>
                <v:shape id="Graphic 114" o:spid="_x0000_s1137" style="position:absolute;left:14188;top:7321;width:248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" path="m,l3855,8044r7247,8198l18966,22898r5705,3418l18966,29734r-7864,6657l3855,44589,,52633e" filled="f" strokeweight=".22492mm">
                  <v:path arrowok="t"/>
                </v:shape>
                <v:shape id="Graphic 115" o:spid="_x0000_s1138" style="position:absolute;left:21998;top:7584;width:4090;height:13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" path="m,l408698,e" filled="f" strokeweight=".28117mm">
                  <v:path arrowok="t"/>
                </v:shape>
                <v:shape id="Graphic 116" o:spid="_x0000_s1139" style="position:absolute;left:25888;top:7321;width:248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" path="m,l3855,8044r7247,8198l18966,22898r5705,3418l18966,29734r-7864,6657l3855,44589,,52633e" filled="f" strokeweight=".22492mm">
                  <v:path arrowok="t"/>
                </v:shape>
                <v:shape id="Image 117" o:spid="_x0000_s1140" type="#_x0000_t75" style="position:absolute;left:17988;top:5461;width:1025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">
                  <v:imagedata r:id="rId23" o:title=""/>
                </v:shape>
                <v:shape id="Graphic 118" o:spid="_x0000_s1141" style="position:absolute;left:21998;top:7584;width:1956;height:4991;visibility:visible;mso-wrap-style:square;v-text-anchor:top" coordsize="195580,499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" path="m,l43797,20158,81475,45984r31815,30778l139495,111773r20852,38528l176099,191629r10907,43412l193324,279819r1984,45427l193211,370605r-5921,44575l177798,458253r-12806,40854e" filled="f" strokecolor="#7f7f7f" strokeweight=".28117mm">
                  <v:stroke dashstyle="dash"/>
                  <v:path arrowok="t"/>
                </v:shape>
                <v:shape id="Graphic 119" o:spid="_x0000_s1142" style="position:absolute;left:23469;top:12300;width:495;height:323;visibility:visible;mso-wrap-style:square;v-text-anchor:top" coordsize="495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" path="m49458,18002r-8877,871l30398,22879r-8945,5113l16290,32184,15030,25654,11465,15988,6240,6373,,e" filled="f" strokecolor="#7f7f7f" strokeweight=".22492mm">
                  <v:path arrowok="t"/>
                </v:shape>
                <v:shape id="Graphic 120" o:spid="_x0000_s1143" style="position:absolute;left:23794;top:7584;width:10807;height:6020;visibility:visible;mso-wrap-style:square;v-text-anchor:top" coordsize="1080770,601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" path="m990484,r50723,34727l1070574,67501r9790,31082l1078475,113573r-30141,43157l1010073,184320r-50720,26953l897956,237853r-70296,26468l789731,277596r-39486,13347l709424,304393r-41934,13587l624667,331737r-43490,13960l537241,359893r-44158,14464l448925,389123r-43936,15100l361499,419691r-42824,15868l276741,451860r-40821,16768l196433,485895r-37929,17798l122354,522057,88206,541018,26806,580866,,601818e" filled="f" strokecolor="#7f7f7f" strokeweight=".28117mm">
                  <v:stroke dashstyle="dash"/>
                  <v:path arrowok="t"/>
                </v:shape>
                <v:shape id="Graphic 121" o:spid="_x0000_s1144" style="position:absolute;left:23756;top:13274;width:362;height:406;visibility:visible;mso-wrap-style:square;v-text-anchor:top" coordsize="3619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" path="m35815,40318l27691,36634,16870,35012,6567,34968,,36017,2173,29732,3918,19578,4200,8639,1983,e" filled="f" strokecolor="#7f7f7f" strokeweight=".22492mm">
                  <v:path arrowok="t"/>
                </v:shape>
                <v:shape id="Graphic 122" o:spid="_x0000_s1145" style="position:absolute;left:3686;top:8422;width:18923;height:1804;visibility:visible;mso-wrap-style:square;v-text-anchor:top" coordsize="189230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" path="m721966,l,,,180001r721966,l721966,xem1891981,l1170014,r,180001l1891981,180001,1891981,xe" filled="f" strokecolor="#7f007f" strokeweight=".28117mm">
                  <v:path arrowok="t"/>
                </v:shape>
                <v:shape id="Graphic 123" o:spid="_x0000_s1146" style="position:absolute;left:27086;top:8422;width:7220;height:1804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" path="m721966,l,,,180001r721966,l721966,xe" fillcolor="#c9c" stroked="f">
                  <v:path arrowok="t"/>
                </v:shape>
                <v:shape id="Graphic 124" o:spid="_x0000_s1147" style="position:absolute;left:27086;top:8422;width:7220;height:1804;visibility:visible;mso-wrap-style:square;v-text-anchor:top" coordsize="721995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" path="m721966,l,,,180001r721966,l721966,xe" filled="f" strokecolor="#7f007f" strokeweight=".28117mm">
                  <v:path arrowok="t"/>
                </v:shape>
                <v:shape id="Graphic 125" o:spid="_x0000_s1148" style="position:absolute;left:10931;top:9322;width:4089;height:13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" path="m,l408698,e" filled="f" strokeweight=".28117mm">
                  <v:path arrowok="t"/>
                </v:shape>
                <v:shape id="Graphic 126" o:spid="_x0000_s1149" style="position:absolute;left:14821;top:9059;width:247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" path="m,l3855,8044r7247,8198l18966,22898r5705,3418l18966,29734r-7864,6657l3855,44589,,52633e" filled="f" strokeweight=".22492mm">
                  <v:path arrowok="t"/>
                </v:shape>
                <v:shape id="Graphic 127" o:spid="_x0000_s1150" style="position:absolute;left:22631;top:9322;width:4089;height:13;visibility:visible;mso-wrap-style:square;v-text-anchor:top" coordsize="4089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" path="m,l408698,e" filled="f" strokeweight=".28117mm">
                  <v:path arrowok="t"/>
                </v:shape>
                <v:shape id="Graphic 128" o:spid="_x0000_s1151" style="position:absolute;left:26521;top:9059;width:247;height:527;visibility:visible;mso-wrap-style:square;v-text-anchor:top" coordsize="24765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" path="m,l3855,8044r7247,8198l18966,22898r5705,3418l18966,29734r-7864,6657l3855,44589,,52633e" filled="f" strokeweight=".22492mm">
                  <v:path arrowok="t"/>
                </v:shape>
                <v:shape id="Image 129" o:spid="_x0000_s1152" type="#_x0000_t75" style="position:absolute;left:18620;top:7200;width:1026;height:1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">
                  <v:imagedata r:id="rId24" o:title=""/>
                </v:shape>
                <v:shape id="Graphic 130" o:spid="_x0000_s1153" style="position:absolute;left:22631;top:9322;width:1219;height:3258;visibility:visible;mso-wrap-style:square;v-text-anchor:top" coordsize="121920,3257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" path="m,l44727,23880,78206,57099r23282,40285l115623,142461r6040,47598l120660,237906r-6996,45822l101728,325254e" filled="f" strokecolor="#7f7f7f" strokeweight=".28117mm">
                  <v:stroke dashstyle="dash"/>
                  <v:path arrowok="t"/>
                </v:shape>
                <v:shape id="Graphic 131" o:spid="_x0000_s1154" style="position:absolute;left:23469;top:12300;width:495;height:323;visibility:visible;mso-wrap-style:square;v-text-anchor:top" coordsize="49530,32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" path="m49459,18001r-8878,871l30399,22878r-8945,5114l16291,32184,15030,25654,11465,15987,6240,6373,,e" filled="f" strokecolor="#7f7f7f" strokeweight=".22492mm">
                  <v:path arrowok="t"/>
                </v:shape>
                <v:shape id="Graphic 132" o:spid="_x0000_s1155" style="position:absolute;left:23794;top:9322;width:11373;height:4280;visibility:visible;mso-wrap-style:square;v-text-anchor:top" coordsize="1137285,427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" path="m1053747,r48211,32082l1129093,60142r7802,24522l1134090,95749r-32621,29275l1061726,141826r-52107,15196l946892,171093r-71605,13429l836699,191147r-40154,6645l755043,204518r-42633,6868l668865,218455r-44240,7331l579907,233440r-44977,8036l489912,249956r-44842,8982l400622,268485r-43836,10171l313780,289511r-41959,11600l231127,313516r-39210,13270l154408,340983r-35591,15183l54264,389731,25737,408235,,427966e" filled="f" strokecolor="#7f7f7f" strokeweight=".28117mm">
                  <v:stroke dashstyle="dash"/>
                  <v:path arrowok="t"/>
                </v:shape>
                <v:shape id="Graphic 133" o:spid="_x0000_s1156" style="position:absolute;left:23756;top:13274;width:362;height:406;visibility:visible;mso-wrap-style:square;v-text-anchor:top" coordsize="36195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" path="m35815,40318l27691,36634,16870,35012,6567,34968,,36017,2173,29732,3918,19578,4200,8639,1983,e" filled="f" strokecolor="#7f7f7f" strokeweight=".22492mm">
                  <v:path arrowok="t"/>
                </v:shape>
                <v:shape id="Textbox 134" o:spid="_x0000_s1157" type="#_x0000_t202" style="position:absolute;left:4918;top:10293;width:4883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072FBE06" w14:textId="77777777" w:rsidR="006A20DF" w:rsidRDefault="00000000">
                        <w:pPr>
                          <w:spacing w:before="2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spacing w:val="-4"/>
                            <w:sz w:val="10"/>
                          </w:rPr>
                          <w:t>Undirbúningur</w:t>
                        </w:r>
                      </w:p>
                    </w:txbxContent>
                  </v:textbox>
                </v:shape>
                <v:shape id="Textbox 135" o:spid="_x0000_s1158" type="#_x0000_t202" style="position:absolute;left:17672;top:10293;width:2781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198BE1D6" w14:textId="77777777" w:rsidR="006A20DF" w:rsidRDefault="00000000">
                        <w:pPr>
                          <w:spacing w:before="2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spacing w:val="-4"/>
                            <w:sz w:val="10"/>
                          </w:rPr>
                          <w:t>Verkefni</w:t>
                        </w:r>
                      </w:p>
                    </w:txbxContent>
                  </v:textbox>
                </v:shape>
                <v:shape id="Textbox 136" o:spid="_x0000_s1159" type="#_x0000_t202" style="position:absolute;left:29216;top:10410;width:3092;height: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531449AE" w14:textId="77777777" w:rsidR="006A20DF" w:rsidRDefault="00000000">
                        <w:pPr>
                          <w:spacing w:before="2"/>
                          <w:rPr>
                            <w:b/>
                            <w:sz w:val="10"/>
                          </w:rPr>
                        </w:pPr>
                        <w:r>
                          <w:rPr>
                            <w:b/>
                            <w:spacing w:val="-4"/>
                            <w:sz w:val="10"/>
                          </w:rPr>
                          <w:t>Ígrundun</w:t>
                        </w:r>
                      </w:p>
                    </w:txbxContent>
                  </v:textbox>
                </v:shape>
                <v:shape id="Textbox 137" o:spid="_x0000_s1160" type="#_x0000_t202" style="position:absolute;left:29237;top:13388;width:4845;height:8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699DE0A1" w14:textId="77777777" w:rsidR="006A20DF" w:rsidRDefault="00000000">
                        <w:pPr>
                          <w:spacing w:before="1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Nemandi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(iCAP)</w:t>
                        </w:r>
                      </w:p>
                    </w:txbxContent>
                  </v:textbox>
                </v:shape>
                <v:shape id="Textbox 138" o:spid="_x0000_s1161" type="#_x0000_t202" style="position:absolute;left:27137;top:8535;width:7125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10BF7144" w14:textId="77777777" w:rsidR="006A20DF" w:rsidRDefault="00000000">
                        <w:pPr>
                          <w:spacing w:before="57"/>
                          <w:ind w:left="193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Nemandi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(iREF)</w:t>
                        </w:r>
                      </w:p>
                    </w:txbxContent>
                  </v:textbox>
                </v:shape>
                <v:shape id="Textbox 139" o:spid="_x0000_s1162" type="#_x0000_t202" style="position:absolute;left:26504;top:6735;width:7125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27493D3C" w14:textId="77777777" w:rsidR="006A20DF" w:rsidRDefault="00000000">
                        <w:pPr>
                          <w:spacing w:before="67"/>
                          <w:ind w:left="193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Nemandi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(iREF)</w:t>
                        </w:r>
                      </w:p>
                    </w:txbxContent>
                  </v:textbox>
                </v:shape>
                <v:shape id="Textbox 140" o:spid="_x0000_s1163" type="#_x0000_t202" style="position:absolute;left:25872;top:4934;width:7124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19804D51" w14:textId="77777777" w:rsidR="006A20DF" w:rsidRDefault="00000000">
                        <w:pPr>
                          <w:spacing w:before="67"/>
                          <w:ind w:left="193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Nemandi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(iREF)</w:t>
                        </w:r>
                      </w:p>
                    </w:txbxContent>
                  </v:textbox>
                </v:shape>
                <v:shape id="Textbox 141" o:spid="_x0000_s1164" type="#_x0000_t202" style="position:absolute;left:25239;top:3134;width:7125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57BC1DFD" w14:textId="77777777" w:rsidR="006A20DF" w:rsidRDefault="00000000">
                        <w:pPr>
                          <w:spacing w:before="67"/>
                          <w:ind w:left="193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Nemandi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(iREF)</w:t>
                        </w:r>
                      </w:p>
                    </w:txbxContent>
                  </v:textbox>
                </v:shape>
                <v:shape id="Textbox 142" o:spid="_x0000_s1165" type="#_x0000_t202" style="position:absolute;left:24606;top:1273;width:7125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70096C7E" w14:textId="77777777" w:rsidR="006A20DF" w:rsidRDefault="00000000">
                        <w:pPr>
                          <w:spacing w:before="67"/>
                          <w:ind w:left="193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Nemandi</w:t>
                        </w:r>
                        <w:r>
                          <w:rPr>
                            <w:spacing w:val="10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0"/>
                          </w:rPr>
                          <w:t>(iREF)</w:t>
                        </w:r>
                      </w:p>
                    </w:txbxContent>
                  </v:textbox>
                </v:shape>
                <v:shape id="Textbox 143" o:spid="_x0000_s1166" type="#_x0000_t202" style="position:absolute;left:15386;top:8422;width:7220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" fillcolor="#c9c" stroked="f">
                  <v:textbox inset="0,0,0,0">
                    <w:txbxContent>
                      <w:p w14:paraId="2F520889" w14:textId="77777777" w:rsidR="006A20DF" w:rsidRDefault="00000000">
                        <w:pPr>
                          <w:spacing w:before="75"/>
                          <w:ind w:left="253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</w:rPr>
                          <w:t>Teymi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 xml:space="preserve"> (tAPP)</w:t>
                        </w:r>
                      </w:p>
                    </w:txbxContent>
                  </v:textbox>
                </v:shape>
                <v:shape id="Textbox 144" o:spid="_x0000_s1167" type="#_x0000_t202" style="position:absolute;left:14804;top:6735;width:7125;height:16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16548161" w14:textId="77777777" w:rsidR="006A20DF" w:rsidRDefault="00000000">
                        <w:pPr>
                          <w:spacing w:before="67"/>
                          <w:ind w:left="245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Teymi</w:t>
                        </w:r>
                        <w:r>
                          <w:rPr>
                            <w:spacing w:val="-2"/>
                            <w:sz w:val="10"/>
                          </w:rPr>
                          <w:t xml:space="preserve"> (tAPP)</w:t>
                        </w:r>
                      </w:p>
                    </w:txbxContent>
                  </v:textbox>
                </v:shape>
                <v:shape id="Textbox 145" o:spid="_x0000_s1168" type="#_x0000_t202" style="position:absolute;left:14171;top:4934;width:7125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28FB999F" w14:textId="77777777" w:rsidR="006A20DF" w:rsidRDefault="00000000">
                        <w:pPr>
                          <w:spacing w:before="67"/>
                          <w:ind w:left="245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Teymi</w:t>
                        </w:r>
                        <w:r>
                          <w:rPr>
                            <w:spacing w:val="-2"/>
                            <w:sz w:val="10"/>
                          </w:rPr>
                          <w:t xml:space="preserve"> (tAPP)</w:t>
                        </w:r>
                      </w:p>
                    </w:txbxContent>
                  </v:textbox>
                </v:shape>
                <v:shape id="Textbox 146" o:spid="_x0000_s1169" type="#_x0000_t202" style="position:absolute;left:13539;top:3134;width:7125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79F60A08" w14:textId="77777777" w:rsidR="006A20DF" w:rsidRDefault="00000000">
                        <w:pPr>
                          <w:spacing w:before="67"/>
                          <w:ind w:left="245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Teymi</w:t>
                        </w:r>
                        <w:r>
                          <w:rPr>
                            <w:spacing w:val="-2"/>
                            <w:sz w:val="10"/>
                          </w:rPr>
                          <w:t xml:space="preserve"> (tAPP)</w:t>
                        </w:r>
                      </w:p>
                    </w:txbxContent>
                  </v:textbox>
                </v:shape>
                <v:shape id="Textbox 147" o:spid="_x0000_s1170" type="#_x0000_t202" style="position:absolute;left:12906;top:1273;width:7125;height:1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69A3162C" w14:textId="77777777" w:rsidR="006A20DF" w:rsidRDefault="00000000">
                        <w:pPr>
                          <w:spacing w:before="67"/>
                          <w:ind w:left="245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Teymi</w:t>
                        </w:r>
                        <w:r>
                          <w:rPr>
                            <w:spacing w:val="-2"/>
                            <w:sz w:val="10"/>
                          </w:rPr>
                          <w:t xml:space="preserve"> (tAPP)</w:t>
                        </w:r>
                      </w:p>
                    </w:txbxContent>
                  </v:textbox>
                </v:shape>
                <v:shape id="Textbox 148" o:spid="_x0000_s1171" type="#_x0000_t202" style="position:absolute;left:3686;top:8422;width:7220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" fillcolor="#c9c" stroked="f">
                  <v:textbox inset="0,0,0,0">
                    <w:txbxContent>
                      <w:p w14:paraId="1B9F4607" w14:textId="77777777" w:rsidR="006A20DF" w:rsidRDefault="00000000">
                        <w:pPr>
                          <w:spacing w:before="15" w:line="252" w:lineRule="auto"/>
                          <w:ind w:left="252" w:hanging="54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Nemandi</w:t>
                        </w:r>
                        <w:r>
                          <w:rPr>
                            <w:color w:val="000000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(iRAT)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0"/>
                          </w:rPr>
                          <w:t>Teymi (tRAT)</w:t>
                        </w:r>
                      </w:p>
                    </w:txbxContent>
                  </v:textbox>
                </v:shape>
                <v:shape id="Textbox 149" o:spid="_x0000_s1172" type="#_x0000_t202" style="position:absolute;left:3053;top:6684;width:7220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" fillcolor="#9f9" stroked="f">
                  <v:textbox inset="0,0,0,0">
                    <w:txbxContent>
                      <w:p w14:paraId="7AAFC2D4" w14:textId="77777777" w:rsidR="006A20DF" w:rsidRDefault="00000000">
                        <w:pPr>
                          <w:spacing w:before="15" w:line="252" w:lineRule="auto"/>
                          <w:ind w:left="252" w:hanging="54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Nemandi</w:t>
                        </w:r>
                        <w:r>
                          <w:rPr>
                            <w:color w:val="000000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(iRAT)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0"/>
                          </w:rPr>
                          <w:t>Teymi (tRAT)</w:t>
                        </w:r>
                      </w:p>
                    </w:txbxContent>
                  </v:textbox>
                </v:shape>
                <v:shape id="Textbox 150" o:spid="_x0000_s1173" type="#_x0000_t202" style="position:absolute;left:2421;top:4884;width:7220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" fillcolor="#fff9ae" stroked="f">
                  <v:textbox inset="0,0,0,0">
                    <w:txbxContent>
                      <w:p w14:paraId="74825112" w14:textId="77777777" w:rsidR="006A20DF" w:rsidRDefault="00000000">
                        <w:pPr>
                          <w:spacing w:before="15" w:line="252" w:lineRule="auto"/>
                          <w:ind w:left="252" w:hanging="54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Nemandi</w:t>
                        </w:r>
                        <w:r>
                          <w:rPr>
                            <w:color w:val="000000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(iRAT)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0"/>
                          </w:rPr>
                          <w:t>Teymi (tRAT)</w:t>
                        </w:r>
                      </w:p>
                    </w:txbxContent>
                  </v:textbox>
                </v:shape>
                <v:shape id="Textbox 151" o:spid="_x0000_s1174" type="#_x0000_t202" style="position:absolute;left:1788;top:3084;width:7220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" fillcolor="#fc9" stroked="f">
                  <v:textbox inset="0,0,0,0">
                    <w:txbxContent>
                      <w:p w14:paraId="60960E28" w14:textId="77777777" w:rsidR="006A20DF" w:rsidRDefault="00000000">
                        <w:pPr>
                          <w:spacing w:before="15" w:line="252" w:lineRule="auto"/>
                          <w:ind w:left="252" w:hanging="54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Nemandi</w:t>
                        </w:r>
                        <w:r>
                          <w:rPr>
                            <w:color w:val="000000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(iRAT)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0"/>
                          </w:rPr>
                          <w:t>Teymi (tRAT)</w:t>
                        </w:r>
                      </w:p>
                    </w:txbxContent>
                  </v:textbox>
                </v:shape>
                <v:shape id="Textbox 152" o:spid="_x0000_s1175" type="#_x0000_t202" style="position:absolute;left:1155;top:1222;width:7220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" fillcolor="#f99" stroked="f">
                  <v:textbox inset="0,0,0,0">
                    <w:txbxContent>
                      <w:p w14:paraId="4CE2A76B" w14:textId="77777777" w:rsidR="006A20DF" w:rsidRDefault="00000000">
                        <w:pPr>
                          <w:spacing w:before="15" w:line="252" w:lineRule="auto"/>
                          <w:ind w:left="252" w:hanging="54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Nemandi</w:t>
                        </w:r>
                        <w:r>
                          <w:rPr>
                            <w:color w:val="000000"/>
                            <w:spacing w:val="-3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>(iRAT)</w:t>
                        </w:r>
                        <w:r>
                          <w:rPr>
                            <w:color w:val="000000"/>
                            <w:spacing w:val="40"/>
                            <w:w w:val="105"/>
                            <w:sz w:val="10"/>
                          </w:rPr>
                          <w:t xml:space="preserve"> </w:t>
                        </w:r>
                        <w:r>
                          <w:rPr>
                            <w:color w:val="000000"/>
                            <w:w w:val="105"/>
                            <w:sz w:val="10"/>
                          </w:rPr>
                          <w:t>Teymi (tRAT)</w:t>
                        </w:r>
                      </w:p>
                    </w:txbxContent>
                  </v:textbox>
                </v:shape>
                <v:shape id="Textbox 153" o:spid="_x0000_s1176" type="#_x0000_t202" style="position:absolute;left:16286;top:12922;width:7220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" fillcolor="#ccf" strokecolor="#99f" strokeweight=".28117mm">
                  <v:textbox inset="0,0,0,0">
                    <w:txbxContent>
                      <w:p w14:paraId="08952643" w14:textId="77777777" w:rsidR="006A20DF" w:rsidRDefault="00000000">
                        <w:pPr>
                          <w:spacing w:before="67"/>
                          <w:ind w:left="242"/>
                          <w:rPr>
                            <w:color w:val="000000"/>
                            <w:sz w:val="10"/>
                          </w:rPr>
                        </w:pPr>
                        <w:r>
                          <w:rPr>
                            <w:color w:val="000000"/>
                            <w:sz w:val="10"/>
                          </w:rPr>
                          <w:t>Teymi</w:t>
                        </w:r>
                        <w:r>
                          <w:rPr>
                            <w:color w:val="000000"/>
                            <w:spacing w:val="-2"/>
                            <w:sz w:val="10"/>
                          </w:rPr>
                          <w:t xml:space="preserve"> (tCAP)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151BF5">
        <w:rPr>
          <w:sz w:val="10"/>
          <w:lang w:val="is-IS"/>
        </w:rPr>
        <w:t>Vika 1–2</w:t>
      </w:r>
      <w:r w:rsidRPr="00151BF5">
        <w:rPr>
          <w:spacing w:val="40"/>
          <w:sz w:val="10"/>
          <w:lang w:val="is-IS"/>
        </w:rPr>
        <w:t xml:space="preserve"> </w:t>
      </w:r>
      <w:r w:rsidRPr="00151BF5">
        <w:rPr>
          <w:spacing w:val="-4"/>
          <w:sz w:val="10"/>
          <w:lang w:val="is-IS"/>
        </w:rPr>
        <w:t>Gagnasiðfræði</w:t>
      </w:r>
    </w:p>
    <w:p w14:paraId="08D4BC37" w14:textId="77777777" w:rsidR="006A20DF" w:rsidRPr="00151BF5" w:rsidRDefault="00000000">
      <w:pPr>
        <w:spacing w:before="64" w:line="252" w:lineRule="auto"/>
        <w:ind w:left="905" w:right="7346"/>
        <w:rPr>
          <w:sz w:val="10"/>
          <w:lang w:val="is-IS"/>
        </w:rPr>
      </w:pP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3952" behindDoc="1" locked="0" layoutInCell="1" allowOverlap="1" wp14:anchorId="765F10D8" wp14:editId="3816333E">
                <wp:simplePos x="0" y="0"/>
                <wp:positionH relativeFrom="page">
                  <wp:posOffset>2649042</wp:posOffset>
                </wp:positionH>
                <wp:positionV relativeFrom="paragraph">
                  <wp:posOffset>26248</wp:posOffset>
                </wp:positionV>
                <wp:extent cx="475615" cy="80010"/>
                <wp:effectExtent l="0" t="0" r="0" b="0"/>
                <wp:wrapNone/>
                <wp:docPr id="154" name="Textbox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615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59D2E80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0"/>
                              </w:rPr>
                              <w:t>Undirbúningur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F10D8" id="Textbox 154" o:spid="_x0000_s1177" type="#_x0000_t202" style="position:absolute;left:0;text-align:left;margin-left:208.6pt;margin-top:2.05pt;width:37.45pt;height:6.3pt;z-index:-16022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" filled="f" stroked="f">
                <v:textbox inset="0,0,0,0">
                  <w:txbxContent>
                    <w:p w14:paraId="059D2E80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5"/>
                          <w:sz w:val="10"/>
                        </w:rPr>
                        <w:t>Undirbúningur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4464" behindDoc="1" locked="0" layoutInCell="1" allowOverlap="1" wp14:anchorId="46B8A644" wp14:editId="34CF6941">
                <wp:simplePos x="0" y="0"/>
                <wp:positionH relativeFrom="page">
                  <wp:posOffset>3924401</wp:posOffset>
                </wp:positionH>
                <wp:positionV relativeFrom="paragraph">
                  <wp:posOffset>26248</wp:posOffset>
                </wp:positionV>
                <wp:extent cx="265430" cy="80010"/>
                <wp:effectExtent l="0" t="0" r="0" b="0"/>
                <wp:wrapNone/>
                <wp:docPr id="155" name="Textbox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430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5CE6C06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10"/>
                              </w:rPr>
                              <w:t>Verkefni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B8A644" id="Textbox 155" o:spid="_x0000_s1178" type="#_x0000_t202" style="position:absolute;left:0;text-align:left;margin-left:309pt;margin-top:2.05pt;width:20.9pt;height:6.3pt;z-index:-16022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" filled="f" stroked="f">
                <v:textbox inset="0,0,0,0">
                  <w:txbxContent>
                    <w:p w14:paraId="75CE6C06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7"/>
                          <w:sz w:val="10"/>
                        </w:rPr>
                        <w:t>Verkefni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4976" behindDoc="1" locked="0" layoutInCell="1" allowOverlap="1" wp14:anchorId="1405A155" wp14:editId="370AEEA1">
                <wp:simplePos x="0" y="0"/>
                <wp:positionH relativeFrom="page">
                  <wp:posOffset>5078819</wp:posOffset>
                </wp:positionH>
                <wp:positionV relativeFrom="paragraph">
                  <wp:posOffset>38021</wp:posOffset>
                </wp:positionV>
                <wp:extent cx="296545" cy="80010"/>
                <wp:effectExtent l="0" t="0" r="0" b="0"/>
                <wp:wrapNone/>
                <wp:docPr id="156" name="Textbox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545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8DD62C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Ígrundun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5A155" id="Textbox 156" o:spid="_x0000_s1179" type="#_x0000_t202" style="position:absolute;left:0;text-align:left;margin-left:399.9pt;margin-top:3pt;width:23.35pt;height:6.3pt;z-index:-16021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" filled="f" stroked="f">
                <v:textbox inset="0,0,0,0">
                  <w:txbxContent>
                    <w:p w14:paraId="788DD62C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6"/>
                          <w:sz w:val="10"/>
                        </w:rPr>
                        <w:t>Ígrundun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spacing w:val="-4"/>
          <w:sz w:val="10"/>
          <w:lang w:val="is-IS"/>
        </w:rPr>
        <w:t>Vika</w:t>
      </w:r>
      <w:r w:rsidRPr="00151BF5">
        <w:rPr>
          <w:spacing w:val="-3"/>
          <w:sz w:val="10"/>
          <w:lang w:val="is-IS"/>
        </w:rPr>
        <w:t xml:space="preserve"> </w:t>
      </w:r>
      <w:r w:rsidRPr="00151BF5">
        <w:rPr>
          <w:spacing w:val="-4"/>
          <w:sz w:val="10"/>
          <w:lang w:val="is-IS"/>
        </w:rPr>
        <w:t>3–4</w:t>
      </w:r>
      <w:r w:rsidRPr="00151BF5">
        <w:rPr>
          <w:spacing w:val="40"/>
          <w:sz w:val="10"/>
          <w:lang w:val="is-IS"/>
        </w:rPr>
        <w:t xml:space="preserve"> </w:t>
      </w:r>
      <w:r w:rsidRPr="00151BF5">
        <w:rPr>
          <w:spacing w:val="-4"/>
          <w:sz w:val="10"/>
          <w:lang w:val="is-IS"/>
        </w:rPr>
        <w:t>Mállíkön</w:t>
      </w:r>
    </w:p>
    <w:p w14:paraId="64454805" w14:textId="77777777" w:rsidR="006A20DF" w:rsidRPr="00151BF5" w:rsidRDefault="00000000">
      <w:pPr>
        <w:spacing w:before="45" w:line="252" w:lineRule="auto"/>
        <w:ind w:left="905" w:right="7101"/>
        <w:rPr>
          <w:sz w:val="10"/>
          <w:lang w:val="is-IS"/>
        </w:rPr>
      </w:pP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5488" behindDoc="1" locked="0" layoutInCell="1" allowOverlap="1" wp14:anchorId="39716B88" wp14:editId="4F372077">
                <wp:simplePos x="0" y="0"/>
                <wp:positionH relativeFrom="page">
                  <wp:posOffset>2712300</wp:posOffset>
                </wp:positionH>
                <wp:positionV relativeFrom="paragraph">
                  <wp:posOffset>20235</wp:posOffset>
                </wp:positionV>
                <wp:extent cx="475615" cy="80010"/>
                <wp:effectExtent l="0" t="0" r="0" b="0"/>
                <wp:wrapNone/>
                <wp:docPr id="157" name="Textbox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615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6269AA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0"/>
                              </w:rPr>
                              <w:t>Undirbúningur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716B88" id="Textbox 157" o:spid="_x0000_s1180" type="#_x0000_t202" style="position:absolute;left:0;text-align:left;margin-left:213.55pt;margin-top:1.6pt;width:37.45pt;height:6.3pt;z-index:-1602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" filled="f" stroked="f">
                <v:textbox inset="0,0,0,0">
                  <w:txbxContent>
                    <w:p w14:paraId="616269AA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5"/>
                          <w:sz w:val="10"/>
                        </w:rPr>
                        <w:t>Undirbúningur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6000" behindDoc="1" locked="0" layoutInCell="1" allowOverlap="1" wp14:anchorId="10E549D4" wp14:editId="474E0043">
                <wp:simplePos x="0" y="0"/>
                <wp:positionH relativeFrom="page">
                  <wp:posOffset>3987672</wp:posOffset>
                </wp:positionH>
                <wp:positionV relativeFrom="paragraph">
                  <wp:posOffset>20235</wp:posOffset>
                </wp:positionV>
                <wp:extent cx="265430" cy="80010"/>
                <wp:effectExtent l="0" t="0" r="0" b="0"/>
                <wp:wrapNone/>
                <wp:docPr id="158" name="Textbox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430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F19C103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10"/>
                              </w:rPr>
                              <w:t>Verkefni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549D4" id="Textbox 158" o:spid="_x0000_s1181" type="#_x0000_t202" style="position:absolute;left:0;text-align:left;margin-left:314pt;margin-top:1.6pt;width:20.9pt;height:6.3pt;z-index:-16020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" filled="f" stroked="f">
                <v:textbox inset="0,0,0,0">
                  <w:txbxContent>
                    <w:p w14:paraId="1F19C103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7"/>
                          <w:sz w:val="10"/>
                        </w:rPr>
                        <w:t>Verkefni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6512" behindDoc="1" locked="0" layoutInCell="1" allowOverlap="1" wp14:anchorId="166CF7AA" wp14:editId="6D65E8C1">
                <wp:simplePos x="0" y="0"/>
                <wp:positionH relativeFrom="page">
                  <wp:posOffset>5142077</wp:posOffset>
                </wp:positionH>
                <wp:positionV relativeFrom="paragraph">
                  <wp:posOffset>32008</wp:posOffset>
                </wp:positionV>
                <wp:extent cx="296545" cy="80010"/>
                <wp:effectExtent l="0" t="0" r="0" b="0"/>
                <wp:wrapNone/>
                <wp:docPr id="159" name="Textbox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545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3340177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Ígrundun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6CF7AA" id="Textbox 159" o:spid="_x0000_s1182" type="#_x0000_t202" style="position:absolute;left:0;text-align:left;margin-left:404.9pt;margin-top:2.5pt;width:23.35pt;height:6.3pt;z-index:-1601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" filled="f" stroked="f">
                <v:textbox inset="0,0,0,0">
                  <w:txbxContent>
                    <w:p w14:paraId="53340177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6"/>
                          <w:sz w:val="10"/>
                        </w:rPr>
                        <w:t>Ígrundun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sz w:val="10"/>
          <w:lang w:val="is-IS"/>
        </w:rPr>
        <w:t>Vika 5–6</w:t>
      </w:r>
      <w:r w:rsidRPr="00151BF5">
        <w:rPr>
          <w:spacing w:val="40"/>
          <w:sz w:val="10"/>
          <w:lang w:val="is-IS"/>
        </w:rPr>
        <w:t xml:space="preserve"> </w:t>
      </w:r>
      <w:r w:rsidRPr="00151BF5">
        <w:rPr>
          <w:spacing w:val="-2"/>
          <w:sz w:val="10"/>
          <w:lang w:val="is-IS"/>
        </w:rPr>
        <w:t>Leiðbeint</w:t>
      </w:r>
      <w:r w:rsidRPr="00151BF5">
        <w:rPr>
          <w:spacing w:val="-3"/>
          <w:sz w:val="10"/>
          <w:lang w:val="is-IS"/>
        </w:rPr>
        <w:t xml:space="preserve"> </w:t>
      </w:r>
      <w:r w:rsidRPr="00151BF5">
        <w:rPr>
          <w:spacing w:val="-2"/>
          <w:sz w:val="10"/>
          <w:lang w:val="is-IS"/>
        </w:rPr>
        <w:t>nám</w:t>
      </w:r>
    </w:p>
    <w:p w14:paraId="50E8D0F1" w14:textId="77777777" w:rsidR="006A20DF" w:rsidRPr="00151BF5" w:rsidRDefault="00000000">
      <w:pPr>
        <w:spacing w:before="45" w:line="252" w:lineRule="auto"/>
        <w:ind w:left="905" w:right="7347"/>
        <w:rPr>
          <w:sz w:val="10"/>
          <w:lang w:val="is-IS"/>
        </w:rPr>
      </w:pP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7024" behindDoc="1" locked="0" layoutInCell="1" allowOverlap="1" wp14:anchorId="799F368F" wp14:editId="6BFD154A">
                <wp:simplePos x="0" y="0"/>
                <wp:positionH relativeFrom="page">
                  <wp:posOffset>2775559</wp:posOffset>
                </wp:positionH>
                <wp:positionV relativeFrom="paragraph">
                  <wp:posOffset>20141</wp:posOffset>
                </wp:positionV>
                <wp:extent cx="475615" cy="80010"/>
                <wp:effectExtent l="0" t="0" r="0" b="0"/>
                <wp:wrapNone/>
                <wp:docPr id="160" name="Textbox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615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DAEA8E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0"/>
                              </w:rPr>
                              <w:t>Undirbúningur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F368F" id="Textbox 160" o:spid="_x0000_s1183" type="#_x0000_t202" style="position:absolute;left:0;text-align:left;margin-left:218.55pt;margin-top:1.6pt;width:37.45pt;height:6.3pt;z-index:-16019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" filled="f" stroked="f">
                <v:textbox inset="0,0,0,0">
                  <w:txbxContent>
                    <w:p w14:paraId="79DAEA8E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5"/>
                          <w:sz w:val="10"/>
                        </w:rPr>
                        <w:t>Undirbúningur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7536" behindDoc="1" locked="0" layoutInCell="1" allowOverlap="1" wp14:anchorId="6726B623" wp14:editId="5326391A">
                <wp:simplePos x="0" y="0"/>
                <wp:positionH relativeFrom="page">
                  <wp:posOffset>4050931</wp:posOffset>
                </wp:positionH>
                <wp:positionV relativeFrom="paragraph">
                  <wp:posOffset>20141</wp:posOffset>
                </wp:positionV>
                <wp:extent cx="265430" cy="80010"/>
                <wp:effectExtent l="0" t="0" r="0" b="0"/>
                <wp:wrapNone/>
                <wp:docPr id="161" name="Textbox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430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C6577CE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10"/>
                              </w:rPr>
                              <w:t>Verkefni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26B623" id="Textbox 161" o:spid="_x0000_s1184" type="#_x0000_t202" style="position:absolute;left:0;text-align:left;margin-left:318.95pt;margin-top:1.6pt;width:20.9pt;height:6.3pt;z-index:-1601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" filled="f" stroked="f">
                <v:textbox inset="0,0,0,0">
                  <w:txbxContent>
                    <w:p w14:paraId="6C6577CE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7"/>
                          <w:sz w:val="10"/>
                        </w:rPr>
                        <w:t>Verkefni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8048" behindDoc="1" locked="0" layoutInCell="1" allowOverlap="1" wp14:anchorId="7C6972DB" wp14:editId="746848A5">
                <wp:simplePos x="0" y="0"/>
                <wp:positionH relativeFrom="page">
                  <wp:posOffset>5205336</wp:posOffset>
                </wp:positionH>
                <wp:positionV relativeFrom="paragraph">
                  <wp:posOffset>31927</wp:posOffset>
                </wp:positionV>
                <wp:extent cx="296545" cy="80010"/>
                <wp:effectExtent l="0" t="0" r="0" b="0"/>
                <wp:wrapNone/>
                <wp:docPr id="162" name="Textbox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545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C6DB0B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Ígrundun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6972DB" id="Textbox 162" o:spid="_x0000_s1185" type="#_x0000_t202" style="position:absolute;left:0;text-align:left;margin-left:409.85pt;margin-top:2.5pt;width:23.35pt;height:6.3pt;z-index:-16018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" filled="f" stroked="f">
                <v:textbox inset="0,0,0,0">
                  <w:txbxContent>
                    <w:p w14:paraId="45C6DB0B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6"/>
                          <w:sz w:val="10"/>
                        </w:rPr>
                        <w:t>Ígrundun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spacing w:val="-4"/>
          <w:sz w:val="10"/>
          <w:lang w:val="is-IS"/>
        </w:rPr>
        <w:t>Vika</w:t>
      </w:r>
      <w:r w:rsidRPr="00151BF5">
        <w:rPr>
          <w:spacing w:val="-3"/>
          <w:sz w:val="10"/>
          <w:lang w:val="is-IS"/>
        </w:rPr>
        <w:t xml:space="preserve"> </w:t>
      </w:r>
      <w:r w:rsidRPr="00151BF5">
        <w:rPr>
          <w:spacing w:val="-4"/>
          <w:sz w:val="10"/>
          <w:lang w:val="is-IS"/>
        </w:rPr>
        <w:t>7–8</w:t>
      </w:r>
      <w:r w:rsidRPr="00151BF5">
        <w:rPr>
          <w:spacing w:val="40"/>
          <w:sz w:val="10"/>
          <w:lang w:val="is-IS"/>
        </w:rPr>
        <w:t xml:space="preserve"> </w:t>
      </w:r>
      <w:proofErr w:type="spellStart"/>
      <w:r w:rsidRPr="00151BF5">
        <w:rPr>
          <w:spacing w:val="-2"/>
          <w:sz w:val="10"/>
          <w:lang w:val="is-IS"/>
        </w:rPr>
        <w:t>Klösun</w:t>
      </w:r>
      <w:proofErr w:type="spellEnd"/>
    </w:p>
    <w:p w14:paraId="0EA48153" w14:textId="77777777" w:rsidR="006A20DF" w:rsidRPr="00151BF5" w:rsidRDefault="00000000">
      <w:pPr>
        <w:spacing w:before="25" w:line="252" w:lineRule="auto"/>
        <w:ind w:left="905" w:right="7101"/>
        <w:rPr>
          <w:sz w:val="10"/>
          <w:lang w:val="is-IS"/>
        </w:rPr>
      </w:pP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8560" behindDoc="1" locked="0" layoutInCell="1" allowOverlap="1" wp14:anchorId="5FB7E357" wp14:editId="2C99751F">
                <wp:simplePos x="0" y="0"/>
                <wp:positionH relativeFrom="page">
                  <wp:posOffset>2838830</wp:posOffset>
                </wp:positionH>
                <wp:positionV relativeFrom="paragraph">
                  <wp:posOffset>20060</wp:posOffset>
                </wp:positionV>
                <wp:extent cx="475615" cy="80010"/>
                <wp:effectExtent l="0" t="0" r="0" b="0"/>
                <wp:wrapNone/>
                <wp:docPr id="163" name="Textbox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75615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5C28668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10"/>
                              </w:rPr>
                              <w:t>Undirbúningur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B7E357" id="Textbox 163" o:spid="_x0000_s1186" type="#_x0000_t202" style="position:absolute;left:0;text-align:left;margin-left:223.55pt;margin-top:1.6pt;width:37.45pt;height:6.3pt;z-index:-1601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" filled="f" stroked="f">
                <v:textbox inset="0,0,0,0">
                  <w:txbxContent>
                    <w:p w14:paraId="15C28668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5"/>
                          <w:sz w:val="10"/>
                        </w:rPr>
                        <w:t>Undirbúningur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9072" behindDoc="1" locked="0" layoutInCell="1" allowOverlap="1" wp14:anchorId="162EEB0C" wp14:editId="20FBFB76">
                <wp:simplePos x="0" y="0"/>
                <wp:positionH relativeFrom="page">
                  <wp:posOffset>4114190</wp:posOffset>
                </wp:positionH>
                <wp:positionV relativeFrom="paragraph">
                  <wp:posOffset>20060</wp:posOffset>
                </wp:positionV>
                <wp:extent cx="265430" cy="80010"/>
                <wp:effectExtent l="0" t="0" r="0" b="0"/>
                <wp:wrapNone/>
                <wp:docPr id="164" name="Textbox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5430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01A375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7"/>
                                <w:sz w:val="10"/>
                              </w:rPr>
                              <w:t>Verkefni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2EEB0C" id="Textbox 164" o:spid="_x0000_s1187" type="#_x0000_t202" style="position:absolute;left:0;text-align:left;margin-left:323.95pt;margin-top:1.6pt;width:20.9pt;height:6.3pt;z-index:-16017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" filled="f" stroked="f">
                <v:textbox inset="0,0,0,0">
                  <w:txbxContent>
                    <w:p w14:paraId="5501A375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7"/>
                          <w:sz w:val="10"/>
                        </w:rPr>
                        <w:t>Verkefni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noProof/>
          <w:sz w:val="10"/>
          <w:lang w:val="is-IS"/>
        </w:rPr>
        <mc:AlternateContent>
          <mc:Choice Requires="wps">
            <w:drawing>
              <wp:anchor distT="0" distB="0" distL="0" distR="0" simplePos="0" relativeHeight="487299584" behindDoc="1" locked="0" layoutInCell="1" allowOverlap="1" wp14:anchorId="7DEA9802" wp14:editId="2BD68322">
                <wp:simplePos x="0" y="0"/>
                <wp:positionH relativeFrom="page">
                  <wp:posOffset>5268607</wp:posOffset>
                </wp:positionH>
                <wp:positionV relativeFrom="paragraph">
                  <wp:posOffset>31833</wp:posOffset>
                </wp:positionV>
                <wp:extent cx="296545" cy="80010"/>
                <wp:effectExtent l="0" t="0" r="0" b="0"/>
                <wp:wrapNone/>
                <wp:docPr id="165" name="Text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6545" cy="800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7D9493" w14:textId="77777777" w:rsidR="006A20DF" w:rsidRDefault="00000000">
                            <w:pPr>
                              <w:spacing w:before="2"/>
                              <w:rPr>
                                <w:b/>
                                <w:sz w:val="10"/>
                              </w:rPr>
                            </w:pPr>
                            <w:r>
                              <w:rPr>
                                <w:b/>
                                <w:spacing w:val="-6"/>
                                <w:sz w:val="10"/>
                              </w:rPr>
                              <w:t>Ígrundun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EA9802" id="Textbox 165" o:spid="_x0000_s1188" type="#_x0000_t202" style="position:absolute;left:0;text-align:left;margin-left:414.85pt;margin-top:2.5pt;width:23.35pt;height:6.3pt;z-index:-16016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" filled="f" stroked="f">
                <v:textbox inset="0,0,0,0">
                  <w:txbxContent>
                    <w:p w14:paraId="087D9493" w14:textId="77777777" w:rsidR="006A20DF" w:rsidRDefault="00000000">
                      <w:pPr>
                        <w:spacing w:before="2"/>
                        <w:rPr>
                          <w:b/>
                          <w:sz w:val="10"/>
                        </w:rPr>
                      </w:pPr>
                      <w:r>
                        <w:rPr>
                          <w:b/>
                          <w:spacing w:val="-6"/>
                          <w:sz w:val="10"/>
                        </w:rPr>
                        <w:t>Ígrundun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151BF5">
        <w:rPr>
          <w:sz w:val="10"/>
          <w:lang w:val="is-IS"/>
        </w:rPr>
        <w:t>Vika 9–10</w:t>
      </w:r>
      <w:r w:rsidRPr="00151BF5">
        <w:rPr>
          <w:spacing w:val="40"/>
          <w:sz w:val="10"/>
          <w:lang w:val="is-IS"/>
        </w:rPr>
        <w:t xml:space="preserve"> </w:t>
      </w:r>
      <w:r w:rsidRPr="00151BF5">
        <w:rPr>
          <w:spacing w:val="-4"/>
          <w:sz w:val="10"/>
          <w:lang w:val="is-IS"/>
        </w:rPr>
        <w:t>Ferlagreining</w:t>
      </w:r>
    </w:p>
    <w:p w14:paraId="58020379" w14:textId="77777777" w:rsidR="006A20DF" w:rsidRPr="00151BF5" w:rsidRDefault="006A20DF">
      <w:pPr>
        <w:pStyle w:val="BodyText"/>
        <w:spacing w:before="141"/>
        <w:rPr>
          <w:lang w:val="is-IS"/>
        </w:rPr>
      </w:pPr>
    </w:p>
    <w:p w14:paraId="604C2D3E" w14:textId="77777777" w:rsidR="006A20DF" w:rsidRPr="00151BF5" w:rsidRDefault="006A20DF">
      <w:pPr>
        <w:pStyle w:val="BodyText"/>
        <w:rPr>
          <w:lang w:val="is-IS"/>
        </w:rPr>
        <w:sectPr w:rsidR="006A20DF" w:rsidRPr="00151BF5">
          <w:pgSz w:w="12240" w:h="15840"/>
          <w:pgMar w:top="1820" w:right="1800" w:bottom="1960" w:left="1800" w:header="0" w:footer="1774" w:gutter="0"/>
          <w:cols w:space="720"/>
        </w:sectPr>
      </w:pPr>
    </w:p>
    <w:p w14:paraId="6570A021" w14:textId="77777777" w:rsidR="006A20DF" w:rsidRPr="00151BF5" w:rsidRDefault="00000000">
      <w:pPr>
        <w:spacing w:before="102" w:line="252" w:lineRule="auto"/>
        <w:ind w:left="905" w:right="38"/>
        <w:rPr>
          <w:sz w:val="10"/>
          <w:lang w:val="is-IS"/>
        </w:rPr>
      </w:pPr>
      <w:r w:rsidRPr="00151BF5">
        <w:rPr>
          <w:sz w:val="10"/>
          <w:lang w:val="is-IS"/>
        </w:rPr>
        <w:t>Vika 11–14</w:t>
      </w:r>
      <w:r w:rsidRPr="00151BF5">
        <w:rPr>
          <w:spacing w:val="40"/>
          <w:sz w:val="10"/>
          <w:lang w:val="is-IS"/>
        </w:rPr>
        <w:t xml:space="preserve"> </w:t>
      </w:r>
      <w:proofErr w:type="spellStart"/>
      <w:r w:rsidRPr="00151BF5">
        <w:rPr>
          <w:spacing w:val="-4"/>
          <w:sz w:val="10"/>
          <w:lang w:val="is-IS"/>
        </w:rPr>
        <w:t>Capstone</w:t>
      </w:r>
      <w:proofErr w:type="spellEnd"/>
      <w:r w:rsidRPr="00151BF5">
        <w:rPr>
          <w:spacing w:val="-4"/>
          <w:sz w:val="10"/>
          <w:lang w:val="is-IS"/>
        </w:rPr>
        <w:t>-verkefni</w:t>
      </w:r>
    </w:p>
    <w:p w14:paraId="2CBBEE74" w14:textId="77777777" w:rsidR="006A20DF" w:rsidRPr="00151BF5" w:rsidRDefault="00000000">
      <w:pPr>
        <w:rPr>
          <w:sz w:val="10"/>
          <w:lang w:val="is-IS"/>
        </w:rPr>
      </w:pPr>
      <w:r w:rsidRPr="00151BF5">
        <w:rPr>
          <w:lang w:val="is-IS"/>
        </w:rPr>
        <w:br w:type="column"/>
      </w:r>
    </w:p>
    <w:p w14:paraId="40B79129" w14:textId="77777777" w:rsidR="006A20DF" w:rsidRPr="00151BF5" w:rsidRDefault="006A20DF">
      <w:pPr>
        <w:pStyle w:val="BodyText"/>
        <w:rPr>
          <w:sz w:val="10"/>
          <w:lang w:val="is-IS"/>
        </w:rPr>
      </w:pPr>
    </w:p>
    <w:p w14:paraId="5D48B480" w14:textId="77777777" w:rsidR="006A20DF" w:rsidRPr="00151BF5" w:rsidRDefault="006A20DF">
      <w:pPr>
        <w:pStyle w:val="BodyText"/>
        <w:spacing w:before="43"/>
        <w:rPr>
          <w:sz w:val="10"/>
          <w:lang w:val="is-IS"/>
        </w:rPr>
      </w:pPr>
    </w:p>
    <w:p w14:paraId="49416DD6" w14:textId="77777777" w:rsidR="006A20DF" w:rsidRPr="00151BF5" w:rsidRDefault="00000000">
      <w:pPr>
        <w:ind w:left="905"/>
        <w:rPr>
          <w:b/>
          <w:sz w:val="10"/>
          <w:lang w:val="is-IS"/>
        </w:rPr>
      </w:pPr>
      <w:r w:rsidRPr="00151BF5">
        <w:rPr>
          <w:b/>
          <w:spacing w:val="-2"/>
          <w:sz w:val="10"/>
          <w:lang w:val="is-IS"/>
        </w:rPr>
        <w:t>Verkefni</w:t>
      </w:r>
    </w:p>
    <w:p w14:paraId="6E1F94B0" w14:textId="77777777" w:rsidR="006A20DF" w:rsidRPr="00151BF5" w:rsidRDefault="00000000">
      <w:pPr>
        <w:rPr>
          <w:b/>
          <w:sz w:val="10"/>
          <w:lang w:val="is-IS"/>
        </w:rPr>
      </w:pPr>
      <w:r w:rsidRPr="00151BF5">
        <w:rPr>
          <w:lang w:val="is-IS"/>
        </w:rPr>
        <w:br w:type="column"/>
      </w:r>
    </w:p>
    <w:p w14:paraId="4C981DFF" w14:textId="77777777" w:rsidR="006A20DF" w:rsidRPr="00151BF5" w:rsidRDefault="006A20DF">
      <w:pPr>
        <w:pStyle w:val="BodyText"/>
        <w:rPr>
          <w:b/>
          <w:sz w:val="10"/>
          <w:lang w:val="is-IS"/>
        </w:rPr>
      </w:pPr>
    </w:p>
    <w:p w14:paraId="02C3956F" w14:textId="77777777" w:rsidR="006A20DF" w:rsidRPr="00151BF5" w:rsidRDefault="006A20DF">
      <w:pPr>
        <w:pStyle w:val="BodyText"/>
        <w:spacing w:before="61"/>
        <w:rPr>
          <w:b/>
          <w:sz w:val="10"/>
          <w:lang w:val="is-IS"/>
        </w:rPr>
      </w:pPr>
    </w:p>
    <w:p w14:paraId="244875FA" w14:textId="77777777" w:rsidR="006A20DF" w:rsidRDefault="00000000">
      <w:pPr>
        <w:ind w:left="905"/>
        <w:rPr>
          <w:b/>
          <w:spacing w:val="-2"/>
          <w:sz w:val="10"/>
          <w:lang w:val="is-IS"/>
        </w:rPr>
      </w:pPr>
      <w:proofErr w:type="spellStart"/>
      <w:r w:rsidRPr="00151BF5">
        <w:rPr>
          <w:b/>
          <w:spacing w:val="-2"/>
          <w:sz w:val="10"/>
          <w:lang w:val="is-IS"/>
        </w:rPr>
        <w:t>Ígrundun</w:t>
      </w:r>
      <w:proofErr w:type="spellEnd"/>
    </w:p>
    <w:p w14:paraId="16A19CF6" w14:textId="77777777" w:rsidR="00FA51CC" w:rsidRDefault="00FA51CC">
      <w:pPr>
        <w:ind w:left="905"/>
        <w:rPr>
          <w:b/>
          <w:spacing w:val="-2"/>
          <w:sz w:val="10"/>
          <w:lang w:val="is-IS"/>
        </w:rPr>
      </w:pPr>
    </w:p>
    <w:p w14:paraId="331297A1" w14:textId="77777777" w:rsidR="00FA51CC" w:rsidRDefault="00FA51CC">
      <w:pPr>
        <w:ind w:left="905"/>
        <w:rPr>
          <w:b/>
          <w:spacing w:val="-2"/>
          <w:sz w:val="10"/>
          <w:lang w:val="is-IS"/>
        </w:rPr>
      </w:pPr>
    </w:p>
    <w:p w14:paraId="7F52AA3D" w14:textId="77777777" w:rsidR="00FA51CC" w:rsidRDefault="00FA51CC">
      <w:pPr>
        <w:ind w:left="905"/>
        <w:rPr>
          <w:b/>
          <w:spacing w:val="-2"/>
          <w:sz w:val="10"/>
          <w:lang w:val="is-IS"/>
        </w:rPr>
      </w:pPr>
    </w:p>
    <w:p w14:paraId="68749D3D" w14:textId="77777777" w:rsidR="00FA51CC" w:rsidRDefault="00FA51CC">
      <w:pPr>
        <w:ind w:left="905"/>
        <w:rPr>
          <w:b/>
          <w:spacing w:val="-2"/>
          <w:sz w:val="10"/>
          <w:lang w:val="is-IS"/>
        </w:rPr>
      </w:pPr>
    </w:p>
    <w:p w14:paraId="78EDA65A" w14:textId="77777777" w:rsidR="00FA51CC" w:rsidRPr="00151BF5" w:rsidRDefault="00FA51CC">
      <w:pPr>
        <w:ind w:left="905"/>
        <w:rPr>
          <w:b/>
          <w:sz w:val="10"/>
          <w:lang w:val="is-IS"/>
        </w:rPr>
      </w:pPr>
    </w:p>
    <w:p w14:paraId="0AE2C993" w14:textId="77777777" w:rsidR="006A20DF" w:rsidRPr="00151BF5" w:rsidRDefault="006A20DF">
      <w:pPr>
        <w:rPr>
          <w:b/>
          <w:sz w:val="10"/>
          <w:lang w:val="is-IS"/>
        </w:rPr>
        <w:sectPr w:rsidR="006A20DF" w:rsidRPr="00151BF5">
          <w:type w:val="continuous"/>
          <w:pgSz w:w="12240" w:h="15840"/>
          <w:pgMar w:top="1820" w:right="1800" w:bottom="1960" w:left="1800" w:header="0" w:footer="1774" w:gutter="0"/>
          <w:cols w:num="3" w:space="720" w:equalWidth="0">
            <w:col w:w="1723" w:space="2292"/>
            <w:col w:w="1363" w:space="455"/>
            <w:col w:w="2807"/>
          </w:cols>
        </w:sectPr>
      </w:pPr>
    </w:p>
    <w:p w14:paraId="395BB70A" w14:textId="77777777" w:rsidR="006A20DF" w:rsidRPr="00151BF5" w:rsidRDefault="006A20DF">
      <w:pPr>
        <w:pStyle w:val="BodyText"/>
        <w:rPr>
          <w:b/>
          <w:lang w:val="is-IS"/>
        </w:rPr>
      </w:pPr>
    </w:p>
    <w:p w14:paraId="0E89BBAD" w14:textId="77777777" w:rsidR="006A20DF" w:rsidRPr="00151BF5" w:rsidRDefault="006A20DF">
      <w:pPr>
        <w:pStyle w:val="BodyText"/>
        <w:spacing w:before="67"/>
        <w:rPr>
          <w:b/>
          <w:lang w:val="is-IS"/>
        </w:rPr>
      </w:pPr>
    </w:p>
    <w:p w14:paraId="5025CB11" w14:textId="77777777" w:rsidR="006A20DF" w:rsidRPr="00151BF5" w:rsidRDefault="006A20DF">
      <w:pPr>
        <w:pStyle w:val="BodyText"/>
        <w:rPr>
          <w:lang w:val="is-IS"/>
        </w:rPr>
      </w:pPr>
    </w:p>
    <w:p w14:paraId="54EC36D9" w14:textId="77777777" w:rsidR="006A20DF" w:rsidRPr="00151BF5" w:rsidRDefault="006A20DF">
      <w:pPr>
        <w:pStyle w:val="BodyText"/>
        <w:spacing w:before="57"/>
        <w:rPr>
          <w:lang w:val="is-IS"/>
        </w:rPr>
      </w:pPr>
    </w:p>
    <w:p w14:paraId="0500FD59" w14:textId="6C71D614" w:rsidR="006A20DF" w:rsidRPr="00151BF5" w:rsidRDefault="00000000">
      <w:pPr>
        <w:ind w:left="875"/>
        <w:jc w:val="both"/>
        <w:rPr>
          <w:b/>
          <w:sz w:val="24"/>
          <w:lang w:val="is-IS"/>
        </w:rPr>
      </w:pPr>
      <w:r w:rsidRPr="00151BF5">
        <w:rPr>
          <w:b/>
          <w:spacing w:val="-6"/>
          <w:sz w:val="24"/>
          <w:lang w:val="is-IS"/>
        </w:rPr>
        <w:t>Jafningjamat</w:t>
      </w:r>
      <w:r w:rsidRPr="00151BF5">
        <w:rPr>
          <w:b/>
          <w:spacing w:val="7"/>
          <w:sz w:val="24"/>
          <w:lang w:val="is-IS"/>
        </w:rPr>
        <w:t xml:space="preserve"> </w:t>
      </w:r>
      <w:r w:rsidRPr="00151BF5">
        <w:rPr>
          <w:b/>
          <w:spacing w:val="-6"/>
          <w:sz w:val="24"/>
          <w:lang w:val="is-IS"/>
        </w:rPr>
        <w:t>og</w:t>
      </w:r>
      <w:r w:rsidRPr="00151BF5">
        <w:rPr>
          <w:b/>
          <w:spacing w:val="7"/>
          <w:sz w:val="24"/>
          <w:lang w:val="is-IS"/>
        </w:rPr>
        <w:t xml:space="preserve"> </w:t>
      </w:r>
      <w:r w:rsidRPr="00151BF5">
        <w:rPr>
          <w:b/>
          <w:spacing w:val="-6"/>
          <w:sz w:val="24"/>
          <w:lang w:val="is-IS"/>
        </w:rPr>
        <w:t>-r</w:t>
      </w:r>
      <w:r w:rsidR="00234D39">
        <w:rPr>
          <w:b/>
          <w:spacing w:val="-6"/>
          <w:sz w:val="24"/>
          <w:lang w:val="is-IS"/>
        </w:rPr>
        <w:t>ý</w:t>
      </w:r>
      <w:r w:rsidRPr="00151BF5">
        <w:rPr>
          <w:b/>
          <w:spacing w:val="-6"/>
          <w:sz w:val="24"/>
          <w:lang w:val="is-IS"/>
        </w:rPr>
        <w:t>ni</w:t>
      </w:r>
    </w:p>
    <w:p w14:paraId="120402FF" w14:textId="7A85E072" w:rsidR="006A20DF" w:rsidRPr="00151BF5" w:rsidRDefault="00000000">
      <w:pPr>
        <w:pStyle w:val="BodyText"/>
        <w:spacing w:before="128" w:line="252" w:lineRule="auto"/>
        <w:ind w:left="875" w:right="889"/>
        <w:jc w:val="both"/>
        <w:rPr>
          <w:lang w:val="is-IS"/>
        </w:rPr>
      </w:pPr>
      <w:r w:rsidRPr="00151BF5">
        <w:rPr>
          <w:lang w:val="is-IS"/>
        </w:rPr>
        <w:t xml:space="preserve">Í TBL er </w:t>
      </w:r>
      <w:r w:rsidRPr="00151BF5">
        <w:rPr>
          <w:rFonts w:ascii="Times New Roman" w:hAnsi="Times New Roman"/>
          <w:i/>
          <w:lang w:val="is-IS"/>
        </w:rPr>
        <w:t xml:space="preserve">jafningjamat </w:t>
      </w:r>
      <w:r w:rsidRPr="00151BF5">
        <w:rPr>
          <w:lang w:val="is-IS"/>
        </w:rPr>
        <w:t>(</w:t>
      </w:r>
      <w:r w:rsidR="00234D39">
        <w:rPr>
          <w:lang w:val="is-IS"/>
        </w:rPr>
        <w:t xml:space="preserve">e. </w:t>
      </w:r>
      <w:proofErr w:type="spellStart"/>
      <w:r w:rsidRPr="000D0B51">
        <w:rPr>
          <w:rFonts w:ascii="Times New Roman" w:hAnsi="Times New Roman"/>
          <w:iCs/>
          <w:lang w:val="is-IS"/>
        </w:rPr>
        <w:t>peer</w:t>
      </w:r>
      <w:proofErr w:type="spellEnd"/>
      <w:r w:rsidRPr="000D0B51">
        <w:rPr>
          <w:rFonts w:ascii="Times New Roman" w:hAnsi="Times New Roman"/>
          <w:iCs/>
          <w:lang w:val="is-IS"/>
        </w:rPr>
        <w:t xml:space="preserve"> </w:t>
      </w:r>
      <w:proofErr w:type="spellStart"/>
      <w:r w:rsidRPr="000D0B51">
        <w:rPr>
          <w:rFonts w:ascii="Times New Roman" w:hAnsi="Times New Roman"/>
          <w:iCs/>
          <w:lang w:val="is-IS"/>
        </w:rPr>
        <w:t>evaluation</w:t>
      </w:r>
      <w:proofErr w:type="spellEnd"/>
      <w:r w:rsidRPr="00151BF5">
        <w:rPr>
          <w:lang w:val="is-IS"/>
        </w:rPr>
        <w:t xml:space="preserve">) þar sem nemendur meta framlag </w:t>
      </w:r>
      <w:proofErr w:type="spellStart"/>
      <w:r w:rsidRPr="00151BF5">
        <w:rPr>
          <w:lang w:val="is-IS"/>
        </w:rPr>
        <w:t>sam</w:t>
      </w:r>
      <w:proofErr w:type="spellEnd"/>
      <w:r w:rsidRPr="00151BF5">
        <w:rPr>
          <w:lang w:val="is-IS"/>
        </w:rPr>
        <w:t>- nemenda sinna innan teymis.</w:t>
      </w:r>
      <w:r w:rsidRPr="00151BF5">
        <w:rPr>
          <w:spacing w:val="29"/>
          <w:lang w:val="is-IS"/>
        </w:rPr>
        <w:t xml:space="preserve"> </w:t>
      </w:r>
      <w:r w:rsidRPr="00151BF5">
        <w:rPr>
          <w:lang w:val="is-IS"/>
        </w:rPr>
        <w:t xml:space="preserve">Þetta mat byggir oft á tölulegum kvarða og lýs- </w:t>
      </w:r>
      <w:r w:rsidRPr="00151BF5">
        <w:rPr>
          <w:spacing w:val="-2"/>
          <w:lang w:val="is-IS"/>
        </w:rPr>
        <w:t>andi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athugasemdum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er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ætlað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styðja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við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teymisvinnu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tryggja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 xml:space="preserve">sanngjarna </w:t>
      </w:r>
      <w:r w:rsidRPr="00151BF5">
        <w:rPr>
          <w:lang w:val="is-IS"/>
        </w:rPr>
        <w:t>þátttöku allra.</w:t>
      </w:r>
    </w:p>
    <w:p w14:paraId="6FEAE0C6" w14:textId="798B37CF" w:rsidR="006A20DF" w:rsidRPr="00151BF5" w:rsidRDefault="00000000" w:rsidP="000D0B51">
      <w:pPr>
        <w:pStyle w:val="BodyText"/>
        <w:spacing w:before="2" w:line="249" w:lineRule="auto"/>
        <w:ind w:left="875" w:right="888" w:hanging="24"/>
        <w:jc w:val="both"/>
        <w:rPr>
          <w:lang w:val="is-IS"/>
        </w:rPr>
      </w:pPr>
      <w:r w:rsidRPr="00151BF5">
        <w:rPr>
          <w:lang w:val="is-IS"/>
        </w:rPr>
        <w:t xml:space="preserve">Við fyrstu kennslu á námskeiðinu tengdi ég hugtakið jafningjamat við það sem ég þekkti úr vinnunni sem </w:t>
      </w:r>
      <w:proofErr w:type="spellStart"/>
      <w:r w:rsidRPr="00151BF5">
        <w:rPr>
          <w:rFonts w:ascii="Times New Roman" w:hAnsi="Times New Roman"/>
          <w:i/>
          <w:lang w:val="is-IS"/>
        </w:rPr>
        <w:t>peer</w:t>
      </w:r>
      <w:proofErr w:type="spellEnd"/>
      <w:r w:rsidRPr="00151BF5">
        <w:rPr>
          <w:rFonts w:ascii="Times New Roman" w:hAnsi="Times New Roman"/>
          <w:i/>
          <w:lang w:val="is-IS"/>
        </w:rPr>
        <w:t xml:space="preserve"> </w:t>
      </w:r>
      <w:proofErr w:type="spellStart"/>
      <w:r w:rsidRPr="00151BF5">
        <w:rPr>
          <w:rFonts w:ascii="Times New Roman" w:hAnsi="Times New Roman"/>
          <w:i/>
          <w:lang w:val="is-IS"/>
        </w:rPr>
        <w:t>review</w:t>
      </w:r>
      <w:proofErr w:type="spellEnd"/>
      <w:r w:rsidRPr="00151BF5">
        <w:rPr>
          <w:lang w:val="is-IS"/>
        </w:rPr>
        <w:t xml:space="preserve">, þar sem kóða- eða textabreytingar </w:t>
      </w:r>
      <w:r w:rsidRPr="00151BF5">
        <w:rPr>
          <w:spacing w:val="-2"/>
          <w:lang w:val="is-IS"/>
        </w:rPr>
        <w:t>eru</w:t>
      </w:r>
      <w:r w:rsidRPr="00151BF5">
        <w:rPr>
          <w:spacing w:val="3"/>
          <w:lang w:val="is-IS"/>
        </w:rPr>
        <w:t xml:space="preserve"> </w:t>
      </w:r>
      <w:proofErr w:type="spellStart"/>
      <w:r w:rsidRPr="00151BF5">
        <w:rPr>
          <w:spacing w:val="-2"/>
          <w:lang w:val="is-IS"/>
        </w:rPr>
        <w:t>yfirfarnar</w:t>
      </w:r>
      <w:proofErr w:type="spellEnd"/>
      <w:r w:rsidRPr="00151BF5">
        <w:rPr>
          <w:spacing w:val="3"/>
          <w:lang w:val="is-IS"/>
        </w:rPr>
        <w:t xml:space="preserve"> </w:t>
      </w:r>
      <w:r w:rsidRPr="00151BF5">
        <w:rPr>
          <w:spacing w:val="-2"/>
          <w:lang w:val="is-IS"/>
        </w:rPr>
        <w:t>af</w:t>
      </w:r>
      <w:r w:rsidRPr="00151BF5">
        <w:rPr>
          <w:spacing w:val="4"/>
          <w:lang w:val="is-IS"/>
        </w:rPr>
        <w:t xml:space="preserve"> </w:t>
      </w:r>
      <w:r w:rsidRPr="00151BF5">
        <w:rPr>
          <w:spacing w:val="-2"/>
          <w:lang w:val="is-IS"/>
        </w:rPr>
        <w:t>samstarfsfélögum</w:t>
      </w:r>
      <w:r w:rsidRPr="00151BF5">
        <w:rPr>
          <w:spacing w:val="3"/>
          <w:lang w:val="is-IS"/>
        </w:rPr>
        <w:t xml:space="preserve"> </w:t>
      </w:r>
      <w:r w:rsidRPr="00151BF5">
        <w:rPr>
          <w:spacing w:val="-2"/>
          <w:lang w:val="is-IS"/>
        </w:rPr>
        <w:t>áður</w:t>
      </w:r>
      <w:r w:rsidRPr="00151BF5">
        <w:rPr>
          <w:spacing w:val="3"/>
          <w:lang w:val="is-IS"/>
        </w:rPr>
        <w:t xml:space="preserve"> </w:t>
      </w:r>
      <w:r w:rsidRPr="00151BF5">
        <w:rPr>
          <w:spacing w:val="-2"/>
          <w:lang w:val="is-IS"/>
        </w:rPr>
        <w:t>en</w:t>
      </w:r>
      <w:r w:rsidRPr="00151BF5">
        <w:rPr>
          <w:spacing w:val="3"/>
          <w:lang w:val="is-IS"/>
        </w:rPr>
        <w:t xml:space="preserve"> </w:t>
      </w:r>
      <w:r w:rsidRPr="00151BF5">
        <w:rPr>
          <w:spacing w:val="-2"/>
          <w:lang w:val="is-IS"/>
        </w:rPr>
        <w:t>þær</w:t>
      </w:r>
      <w:r w:rsidRPr="00151BF5">
        <w:rPr>
          <w:spacing w:val="4"/>
          <w:lang w:val="is-IS"/>
        </w:rPr>
        <w:t xml:space="preserve"> </w:t>
      </w:r>
      <w:r w:rsidRPr="00151BF5">
        <w:rPr>
          <w:spacing w:val="-2"/>
          <w:lang w:val="is-IS"/>
        </w:rPr>
        <w:t>eru</w:t>
      </w:r>
      <w:r w:rsidRPr="00151BF5">
        <w:rPr>
          <w:spacing w:val="3"/>
          <w:lang w:val="is-IS"/>
        </w:rPr>
        <w:t xml:space="preserve"> </w:t>
      </w:r>
      <w:r w:rsidRPr="00151BF5">
        <w:rPr>
          <w:spacing w:val="-2"/>
          <w:lang w:val="is-IS"/>
        </w:rPr>
        <w:t>samþykktar</w:t>
      </w:r>
      <w:r w:rsidRPr="00151BF5">
        <w:rPr>
          <w:spacing w:val="3"/>
          <w:lang w:val="is-IS"/>
        </w:rPr>
        <w:t xml:space="preserve"> </w:t>
      </w:r>
      <w:r w:rsidRPr="00151BF5">
        <w:rPr>
          <w:spacing w:val="-2"/>
          <w:lang w:val="is-IS"/>
        </w:rPr>
        <w:t>inn</w:t>
      </w:r>
      <w:r w:rsidRPr="00151BF5">
        <w:rPr>
          <w:spacing w:val="3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3"/>
          <w:lang w:val="is-IS"/>
        </w:rPr>
        <w:t xml:space="preserve"> </w:t>
      </w:r>
      <w:r w:rsidRPr="00151BF5">
        <w:rPr>
          <w:spacing w:val="-2"/>
          <w:lang w:val="is-IS"/>
        </w:rPr>
        <w:t>verkefnið,</w:t>
      </w:r>
      <w:r w:rsidR="00FA51CC">
        <w:rPr>
          <w:lang w:val="is-IS"/>
        </w:rPr>
        <w:t xml:space="preserve"> </w:t>
      </w:r>
      <w:r w:rsidRPr="00151BF5">
        <w:rPr>
          <w:lang w:val="is-IS"/>
        </w:rPr>
        <w:t>t.d.</w:t>
      </w:r>
      <w:r w:rsidRPr="00151BF5">
        <w:rPr>
          <w:spacing w:val="76"/>
          <w:w w:val="15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32"/>
          <w:lang w:val="is-IS"/>
        </w:rPr>
        <w:t xml:space="preserve"> </w:t>
      </w:r>
      <w:r w:rsidRPr="00151BF5">
        <w:rPr>
          <w:lang w:val="is-IS"/>
        </w:rPr>
        <w:t>gegnum</w:t>
      </w:r>
      <w:r w:rsidRPr="00151BF5">
        <w:rPr>
          <w:spacing w:val="33"/>
          <w:lang w:val="is-IS"/>
        </w:rPr>
        <w:t xml:space="preserve"> </w:t>
      </w:r>
      <w:proofErr w:type="spellStart"/>
      <w:r w:rsidRPr="00151BF5">
        <w:rPr>
          <w:rFonts w:ascii="Times New Roman" w:hAnsi="Times New Roman"/>
          <w:i/>
          <w:lang w:val="is-IS"/>
        </w:rPr>
        <w:t>pull</w:t>
      </w:r>
      <w:proofErr w:type="spellEnd"/>
      <w:r w:rsidRPr="00151BF5">
        <w:rPr>
          <w:rFonts w:ascii="Times New Roman" w:hAnsi="Times New Roman"/>
          <w:i/>
          <w:spacing w:val="34"/>
          <w:lang w:val="is-IS"/>
        </w:rPr>
        <w:t xml:space="preserve"> </w:t>
      </w:r>
      <w:proofErr w:type="spellStart"/>
      <w:r w:rsidRPr="00151BF5">
        <w:rPr>
          <w:rFonts w:ascii="Times New Roman" w:hAnsi="Times New Roman"/>
          <w:i/>
          <w:lang w:val="is-IS"/>
        </w:rPr>
        <w:t>requests</w:t>
      </w:r>
      <w:proofErr w:type="spellEnd"/>
      <w:r w:rsidRPr="00151BF5">
        <w:rPr>
          <w:rFonts w:ascii="Times New Roman" w:hAnsi="Times New Roman"/>
          <w:i/>
          <w:spacing w:val="45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33"/>
          <w:lang w:val="is-IS"/>
        </w:rPr>
        <w:t xml:space="preserve"> </w:t>
      </w:r>
      <w:proofErr w:type="spellStart"/>
      <w:r w:rsidRPr="00151BF5">
        <w:rPr>
          <w:lang w:val="is-IS"/>
        </w:rPr>
        <w:t>GitHub</w:t>
      </w:r>
      <w:proofErr w:type="spellEnd"/>
      <w:r w:rsidRPr="00151BF5">
        <w:rPr>
          <w:lang w:val="is-IS"/>
        </w:rPr>
        <w:t>.</w:t>
      </w:r>
      <w:r w:rsidRPr="00151BF5">
        <w:rPr>
          <w:spacing w:val="75"/>
          <w:w w:val="150"/>
          <w:lang w:val="is-IS"/>
        </w:rPr>
        <w:t xml:space="preserve"> </w:t>
      </w:r>
      <w:r w:rsidRPr="00151BF5">
        <w:rPr>
          <w:lang w:val="is-IS"/>
        </w:rPr>
        <w:t>Þessi</w:t>
      </w:r>
      <w:r w:rsidRPr="00151BF5">
        <w:rPr>
          <w:spacing w:val="33"/>
          <w:lang w:val="is-IS"/>
        </w:rPr>
        <w:t xml:space="preserve"> </w:t>
      </w:r>
      <w:r w:rsidRPr="00151BF5">
        <w:rPr>
          <w:lang w:val="is-IS"/>
        </w:rPr>
        <w:t>tenging</w:t>
      </w:r>
      <w:r w:rsidRPr="00151BF5">
        <w:rPr>
          <w:spacing w:val="33"/>
          <w:lang w:val="is-IS"/>
        </w:rPr>
        <w:t xml:space="preserve"> </w:t>
      </w:r>
      <w:r w:rsidRPr="00151BF5">
        <w:rPr>
          <w:lang w:val="is-IS"/>
        </w:rPr>
        <w:t>reyndist</w:t>
      </w:r>
      <w:r w:rsidRPr="00151BF5">
        <w:rPr>
          <w:spacing w:val="33"/>
          <w:lang w:val="is-IS"/>
        </w:rPr>
        <w:t xml:space="preserve"> </w:t>
      </w:r>
      <w:r w:rsidRPr="00151BF5">
        <w:rPr>
          <w:lang w:val="is-IS"/>
        </w:rPr>
        <w:t>vera</w:t>
      </w:r>
      <w:r w:rsidRPr="00151BF5">
        <w:rPr>
          <w:spacing w:val="33"/>
          <w:lang w:val="is-IS"/>
        </w:rPr>
        <w:t xml:space="preserve"> </w:t>
      </w:r>
      <w:r w:rsidRPr="00151BF5">
        <w:rPr>
          <w:spacing w:val="-4"/>
          <w:lang w:val="is-IS"/>
        </w:rPr>
        <w:t>mjö</w:t>
      </w:r>
      <w:r w:rsidR="00FA51CC">
        <w:rPr>
          <w:spacing w:val="-4"/>
          <w:lang w:val="is-IS"/>
        </w:rPr>
        <w:t>g</w:t>
      </w:r>
      <w:r w:rsidR="00FA51CC">
        <w:rPr>
          <w:lang w:val="is-IS"/>
        </w:rPr>
        <w:t xml:space="preserve"> </w:t>
      </w:r>
      <w:r w:rsidRPr="00151BF5">
        <w:rPr>
          <w:lang w:val="is-IS"/>
        </w:rPr>
        <w:t>gagnleg kennslunálgun</w:t>
      </w:r>
      <w:r w:rsidR="00FA51CC">
        <w:rPr>
          <w:lang w:val="is-IS"/>
        </w:rPr>
        <w:t>;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nemendur lærðu bæði að nýta raunhæft og gagnlegt verkfæri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úr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hugbúnaðargerð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þróa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jafningjamat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virkt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ferli,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þar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 xml:space="preserve">þeir </w:t>
      </w:r>
      <w:r w:rsidRPr="00151BF5">
        <w:rPr>
          <w:spacing w:val="-2"/>
          <w:lang w:val="is-IS"/>
        </w:rPr>
        <w:t>þurfa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rýna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lausnir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teymisfélaga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á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meðan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verkefnið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vinnslu,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ekki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einungis </w:t>
      </w:r>
      <w:r w:rsidRPr="00151BF5">
        <w:rPr>
          <w:lang w:val="is-IS"/>
        </w:rPr>
        <w:t>í lokin.</w:t>
      </w:r>
    </w:p>
    <w:p w14:paraId="34D05284" w14:textId="15B6C357" w:rsidR="006A20DF" w:rsidRPr="00151BF5" w:rsidRDefault="00000000" w:rsidP="000D0B51">
      <w:pPr>
        <w:pStyle w:val="BodyText"/>
        <w:spacing w:before="2" w:line="252" w:lineRule="auto"/>
        <w:ind w:left="875" w:right="887" w:firstLine="298"/>
        <w:jc w:val="both"/>
        <w:rPr>
          <w:lang w:val="is-IS"/>
        </w:rPr>
      </w:pPr>
      <w:r w:rsidRPr="00151BF5">
        <w:rPr>
          <w:lang w:val="is-IS"/>
        </w:rPr>
        <w:t>Í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þemabundnum</w:t>
      </w:r>
      <w:r w:rsidRPr="00151BF5">
        <w:rPr>
          <w:spacing w:val="24"/>
          <w:lang w:val="is-IS"/>
        </w:rPr>
        <w:t xml:space="preserve"> </w:t>
      </w:r>
      <w:proofErr w:type="spellStart"/>
      <w:r w:rsidRPr="00151BF5">
        <w:rPr>
          <w:lang w:val="is-IS"/>
        </w:rPr>
        <w:t>tAPP</w:t>
      </w:r>
      <w:proofErr w:type="spellEnd"/>
      <w:r w:rsidRPr="00151BF5">
        <w:rPr>
          <w:lang w:val="is-IS"/>
        </w:rPr>
        <w:t>-verkefnum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fól</w:t>
      </w:r>
      <w:r w:rsidR="00FA51CC">
        <w:rPr>
          <w:lang w:val="is-IS"/>
        </w:rPr>
        <w:t>st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jafningjarýni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nemenda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fara</w:t>
      </w:r>
      <w:r w:rsidRPr="00151BF5">
        <w:rPr>
          <w:spacing w:val="24"/>
          <w:lang w:val="is-IS"/>
        </w:rPr>
        <w:t xml:space="preserve"> </w:t>
      </w:r>
      <w:r w:rsidRPr="00151BF5">
        <w:rPr>
          <w:lang w:val="is-IS"/>
        </w:rPr>
        <w:t>í gegnum</w:t>
      </w:r>
      <w:r w:rsidRPr="00151BF5">
        <w:rPr>
          <w:spacing w:val="1"/>
          <w:lang w:val="is-IS"/>
        </w:rPr>
        <w:t xml:space="preserve"> </w:t>
      </w:r>
      <w:r w:rsidRPr="00151BF5">
        <w:rPr>
          <w:lang w:val="is-IS"/>
        </w:rPr>
        <w:t>kóða</w:t>
      </w:r>
      <w:r w:rsidRPr="00151BF5">
        <w:rPr>
          <w:spacing w:val="1"/>
          <w:lang w:val="is-IS"/>
        </w:rPr>
        <w:t xml:space="preserve"> </w:t>
      </w:r>
      <w:r w:rsidRPr="00151BF5">
        <w:rPr>
          <w:lang w:val="is-IS"/>
        </w:rPr>
        <w:t>eða</w:t>
      </w:r>
      <w:r w:rsidRPr="00151BF5">
        <w:rPr>
          <w:spacing w:val="2"/>
          <w:lang w:val="is-IS"/>
        </w:rPr>
        <w:t xml:space="preserve"> </w:t>
      </w:r>
      <w:r w:rsidRPr="00151BF5">
        <w:rPr>
          <w:lang w:val="is-IS"/>
        </w:rPr>
        <w:t>texta</w:t>
      </w:r>
      <w:r w:rsidRPr="00151BF5">
        <w:rPr>
          <w:spacing w:val="1"/>
          <w:lang w:val="is-IS"/>
        </w:rPr>
        <w:t xml:space="preserve"> </w:t>
      </w:r>
      <w:r w:rsidRPr="00151BF5">
        <w:rPr>
          <w:lang w:val="is-IS"/>
        </w:rPr>
        <w:t>hv</w:t>
      </w:r>
      <w:r w:rsidR="00FA51CC">
        <w:rPr>
          <w:lang w:val="is-IS"/>
        </w:rPr>
        <w:t>er</w:t>
      </w:r>
      <w:r w:rsidRPr="00151BF5">
        <w:rPr>
          <w:spacing w:val="1"/>
          <w:lang w:val="is-IS"/>
        </w:rPr>
        <w:t xml:space="preserve"> </w:t>
      </w:r>
      <w:r w:rsidRPr="00151BF5">
        <w:rPr>
          <w:lang w:val="is-IS"/>
        </w:rPr>
        <w:t>annars</w:t>
      </w:r>
      <w:r w:rsidRPr="00151BF5">
        <w:rPr>
          <w:spacing w:val="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1"/>
          <w:lang w:val="is-IS"/>
        </w:rPr>
        <w:t xml:space="preserve"> </w:t>
      </w:r>
      <w:r w:rsidRPr="00151BF5">
        <w:rPr>
          <w:lang w:val="is-IS"/>
        </w:rPr>
        <w:t>veita</w:t>
      </w:r>
      <w:r w:rsidRPr="00151BF5">
        <w:rPr>
          <w:spacing w:val="1"/>
          <w:lang w:val="is-IS"/>
        </w:rPr>
        <w:t xml:space="preserve"> </w:t>
      </w:r>
      <w:r w:rsidRPr="00151BF5">
        <w:rPr>
          <w:lang w:val="is-IS"/>
        </w:rPr>
        <w:t>uppbyggilega</w:t>
      </w:r>
      <w:r w:rsidRPr="00151BF5">
        <w:rPr>
          <w:spacing w:val="2"/>
          <w:lang w:val="is-IS"/>
        </w:rPr>
        <w:t xml:space="preserve"> </w:t>
      </w:r>
      <w:r w:rsidRPr="00151BF5">
        <w:rPr>
          <w:lang w:val="is-IS"/>
        </w:rPr>
        <w:t>endurgjöf:</w:t>
      </w:r>
      <w:r w:rsidRPr="00151BF5">
        <w:rPr>
          <w:spacing w:val="23"/>
          <w:lang w:val="is-IS"/>
        </w:rPr>
        <w:t xml:space="preserve"> </w:t>
      </w:r>
      <w:r w:rsidR="00FA51CC" w:rsidRPr="000D0B51">
        <w:t>Nemendur</w:t>
      </w:r>
      <w:r w:rsidR="00FA51CC">
        <w:rPr>
          <w:spacing w:val="23"/>
          <w:lang w:val="is-IS"/>
        </w:rPr>
        <w:t xml:space="preserve"> </w:t>
      </w:r>
      <w:r w:rsidRPr="00151BF5">
        <w:rPr>
          <w:lang w:val="is-IS"/>
        </w:rPr>
        <w:t>spurðu spurninga,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bentu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mögulegar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úrbætur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ræddu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lausnir.</w:t>
      </w:r>
      <w:r w:rsidRPr="00151BF5">
        <w:rPr>
          <w:spacing w:val="13"/>
          <w:lang w:val="is-IS"/>
        </w:rPr>
        <w:t xml:space="preserve"> </w:t>
      </w:r>
      <w:r w:rsidRPr="00151BF5">
        <w:rPr>
          <w:lang w:val="is-IS"/>
        </w:rPr>
        <w:t>Þetta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tryggði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allir meðlimir</w:t>
      </w:r>
      <w:r w:rsidRPr="00151BF5">
        <w:rPr>
          <w:spacing w:val="6"/>
          <w:lang w:val="is-IS"/>
        </w:rPr>
        <w:t xml:space="preserve"> </w:t>
      </w:r>
      <w:r w:rsidRPr="00151BF5">
        <w:rPr>
          <w:lang w:val="is-IS"/>
        </w:rPr>
        <w:t>teymisins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væru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samstíga,</w:t>
      </w:r>
      <w:r w:rsidRPr="00151BF5">
        <w:rPr>
          <w:spacing w:val="10"/>
          <w:lang w:val="is-IS"/>
        </w:rPr>
        <w:t xml:space="preserve"> </w:t>
      </w:r>
      <w:r w:rsidRPr="00151BF5">
        <w:rPr>
          <w:lang w:val="is-IS"/>
        </w:rPr>
        <w:t>jafnvel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þótt</w:t>
      </w:r>
      <w:r w:rsidRPr="00151BF5">
        <w:rPr>
          <w:spacing w:val="6"/>
          <w:lang w:val="is-IS"/>
        </w:rPr>
        <w:t xml:space="preserve"> </w:t>
      </w:r>
      <w:r w:rsidRPr="00151BF5">
        <w:rPr>
          <w:lang w:val="is-IS"/>
        </w:rPr>
        <w:t>verkaskiptingin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væri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ólík</w:t>
      </w:r>
      <w:r w:rsidRPr="00151BF5">
        <w:rPr>
          <w:spacing w:val="6"/>
          <w:lang w:val="is-IS"/>
        </w:rPr>
        <w:t xml:space="preserve"> </w:t>
      </w:r>
      <w:r w:rsidRPr="00151BF5">
        <w:rPr>
          <w:lang w:val="is-IS"/>
        </w:rPr>
        <w:t>innbyrðis.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14"/>
          <w:lang w:val="is-IS"/>
        </w:rPr>
        <w:t xml:space="preserve"> </w:t>
      </w:r>
      <w:proofErr w:type="spellStart"/>
      <w:r w:rsidRPr="00151BF5">
        <w:rPr>
          <w:lang w:val="is-IS"/>
        </w:rPr>
        <w:t>tCAP</w:t>
      </w:r>
      <w:proofErr w:type="spellEnd"/>
      <w:r w:rsidR="00FA51CC">
        <w:rPr>
          <w:spacing w:val="14"/>
          <w:lang w:val="is-IS"/>
        </w:rPr>
        <w:t>-</w:t>
      </w:r>
      <w:r w:rsidRPr="00151BF5">
        <w:rPr>
          <w:lang w:val="is-IS"/>
        </w:rPr>
        <w:t>hluta</w:t>
      </w:r>
      <w:r w:rsidRPr="00151BF5">
        <w:rPr>
          <w:spacing w:val="14"/>
          <w:lang w:val="is-IS"/>
        </w:rPr>
        <w:t xml:space="preserve"> </w:t>
      </w:r>
      <w:r w:rsidRPr="00151BF5">
        <w:rPr>
          <w:lang w:val="is-IS"/>
        </w:rPr>
        <w:t>námskeiðsins</w:t>
      </w:r>
      <w:r w:rsidRPr="00151BF5">
        <w:rPr>
          <w:spacing w:val="14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14"/>
          <w:lang w:val="is-IS"/>
        </w:rPr>
        <w:t xml:space="preserve"> </w:t>
      </w:r>
      <w:r w:rsidRPr="00151BF5">
        <w:rPr>
          <w:lang w:val="is-IS"/>
        </w:rPr>
        <w:t>jafningjamatið</w:t>
      </w:r>
      <w:r w:rsidRPr="00151BF5">
        <w:rPr>
          <w:spacing w:val="14"/>
          <w:lang w:val="is-IS"/>
        </w:rPr>
        <w:t xml:space="preserve"> </w:t>
      </w:r>
      <w:r w:rsidRPr="00151BF5">
        <w:rPr>
          <w:lang w:val="is-IS"/>
        </w:rPr>
        <w:t>milli</w:t>
      </w:r>
      <w:r w:rsidRPr="00151BF5">
        <w:rPr>
          <w:spacing w:val="14"/>
          <w:lang w:val="is-IS"/>
        </w:rPr>
        <w:t xml:space="preserve"> </w:t>
      </w:r>
      <w:r w:rsidRPr="00151BF5">
        <w:rPr>
          <w:lang w:val="is-IS"/>
        </w:rPr>
        <w:t>ólíkra</w:t>
      </w:r>
      <w:r w:rsidRPr="00151BF5">
        <w:rPr>
          <w:spacing w:val="14"/>
          <w:lang w:val="is-IS"/>
        </w:rPr>
        <w:t xml:space="preserve"> </w:t>
      </w:r>
      <w:r w:rsidRPr="00151BF5">
        <w:rPr>
          <w:lang w:val="is-IS"/>
        </w:rPr>
        <w:t>teyma,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þar sem</w:t>
      </w:r>
      <w:r w:rsidRPr="00151BF5">
        <w:rPr>
          <w:spacing w:val="13"/>
          <w:lang w:val="is-IS"/>
        </w:rPr>
        <w:t xml:space="preserve"> </w:t>
      </w:r>
      <w:r w:rsidRPr="00151BF5">
        <w:rPr>
          <w:lang w:val="is-IS"/>
        </w:rPr>
        <w:t>teymin</w:t>
      </w:r>
      <w:r w:rsidRPr="00151BF5">
        <w:rPr>
          <w:spacing w:val="12"/>
          <w:lang w:val="is-IS"/>
        </w:rPr>
        <w:t xml:space="preserve"> </w:t>
      </w:r>
      <w:r w:rsidRPr="00151BF5">
        <w:rPr>
          <w:lang w:val="is-IS"/>
        </w:rPr>
        <w:t>fóru</w:t>
      </w:r>
      <w:r w:rsidRPr="00151BF5">
        <w:rPr>
          <w:spacing w:val="13"/>
          <w:lang w:val="is-IS"/>
        </w:rPr>
        <w:t xml:space="preserve"> </w:t>
      </w:r>
      <w:r w:rsidRPr="00151BF5">
        <w:rPr>
          <w:lang w:val="is-IS"/>
        </w:rPr>
        <w:t>yfir</w:t>
      </w:r>
      <w:r w:rsidRPr="00151BF5">
        <w:rPr>
          <w:spacing w:val="12"/>
          <w:lang w:val="is-IS"/>
        </w:rPr>
        <w:t xml:space="preserve"> </w:t>
      </w:r>
      <w:r w:rsidRPr="00151BF5">
        <w:rPr>
          <w:lang w:val="is-IS"/>
        </w:rPr>
        <w:t>verkefni</w:t>
      </w:r>
      <w:r w:rsidRPr="00151BF5">
        <w:rPr>
          <w:spacing w:val="12"/>
          <w:lang w:val="is-IS"/>
        </w:rPr>
        <w:t xml:space="preserve"> </w:t>
      </w:r>
      <w:r w:rsidRPr="00151BF5">
        <w:rPr>
          <w:lang w:val="is-IS"/>
        </w:rPr>
        <w:t>annars</w:t>
      </w:r>
      <w:r w:rsidRPr="00151BF5">
        <w:rPr>
          <w:spacing w:val="12"/>
          <w:lang w:val="is-IS"/>
        </w:rPr>
        <w:t xml:space="preserve"> </w:t>
      </w:r>
      <w:r w:rsidRPr="00151BF5">
        <w:rPr>
          <w:lang w:val="is-IS"/>
        </w:rPr>
        <w:t>teymis.</w:t>
      </w:r>
      <w:r w:rsidRPr="00151BF5">
        <w:rPr>
          <w:spacing w:val="55"/>
          <w:lang w:val="is-IS"/>
        </w:rPr>
        <w:t xml:space="preserve"> </w:t>
      </w:r>
      <w:r w:rsidRPr="00151BF5">
        <w:rPr>
          <w:lang w:val="is-IS"/>
        </w:rPr>
        <w:t>Slík</w:t>
      </w:r>
      <w:r w:rsidRPr="00151BF5">
        <w:rPr>
          <w:spacing w:val="12"/>
          <w:lang w:val="is-IS"/>
        </w:rPr>
        <w:t xml:space="preserve"> </w:t>
      </w:r>
      <w:r w:rsidRPr="00151BF5">
        <w:rPr>
          <w:lang w:val="is-IS"/>
        </w:rPr>
        <w:t>rýni</w:t>
      </w:r>
      <w:r w:rsidRPr="00151BF5">
        <w:rPr>
          <w:spacing w:val="12"/>
          <w:lang w:val="is-IS"/>
        </w:rPr>
        <w:t xml:space="preserve"> </w:t>
      </w:r>
      <w:r w:rsidRPr="00151BF5">
        <w:rPr>
          <w:lang w:val="is-IS"/>
        </w:rPr>
        <w:t>krafðist</w:t>
      </w:r>
      <w:r w:rsidRPr="00151BF5">
        <w:rPr>
          <w:spacing w:val="12"/>
          <w:lang w:val="is-IS"/>
        </w:rPr>
        <w:t xml:space="preserve"> </w:t>
      </w:r>
      <w:r w:rsidRPr="00151BF5">
        <w:rPr>
          <w:lang w:val="is-IS"/>
        </w:rPr>
        <w:t>skýrrar</w:t>
      </w:r>
      <w:r w:rsidRPr="00151BF5">
        <w:rPr>
          <w:spacing w:val="12"/>
          <w:lang w:val="is-IS"/>
        </w:rPr>
        <w:t xml:space="preserve"> </w:t>
      </w:r>
      <w:r w:rsidRPr="00151BF5">
        <w:rPr>
          <w:lang w:val="is-IS"/>
        </w:rPr>
        <w:t>framsetningar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leiðbeininga,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styrkti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þekkingaryfirfærslu</w:t>
      </w:r>
      <w:r w:rsidRPr="00151BF5">
        <w:rPr>
          <w:spacing w:val="-1"/>
          <w:lang w:val="is-IS"/>
        </w:rPr>
        <w:t xml:space="preserve"> </w:t>
      </w:r>
      <w:r w:rsidRPr="003C1953">
        <w:rPr>
          <w:lang w:val="is-IS"/>
        </w:rPr>
        <w:t>(</w:t>
      </w:r>
      <w:r w:rsidR="003C1953" w:rsidRPr="003C1953">
        <w:rPr>
          <w:lang w:val="is-IS"/>
        </w:rPr>
        <w:t xml:space="preserve">e. </w:t>
      </w:r>
      <w:proofErr w:type="spellStart"/>
      <w:r w:rsidRPr="000D0B51">
        <w:rPr>
          <w:rFonts w:ascii="Times New Roman" w:hAnsi="Times New Roman"/>
          <w:lang w:val="is-IS"/>
        </w:rPr>
        <w:t>knowledge</w:t>
      </w:r>
      <w:proofErr w:type="spellEnd"/>
      <w:r w:rsidRPr="000D0B51">
        <w:rPr>
          <w:rFonts w:ascii="Times New Roman" w:hAnsi="Times New Roman"/>
          <w:lang w:val="is-IS"/>
        </w:rPr>
        <w:t xml:space="preserve"> </w:t>
      </w:r>
      <w:proofErr w:type="spellStart"/>
      <w:r w:rsidRPr="000D0B51">
        <w:rPr>
          <w:rFonts w:ascii="Times New Roman" w:hAnsi="Times New Roman"/>
          <w:lang w:val="is-IS"/>
        </w:rPr>
        <w:t>transfer</w:t>
      </w:r>
      <w:proofErr w:type="spellEnd"/>
      <w:r w:rsidRPr="003C1953">
        <w:rPr>
          <w:lang w:val="is-IS"/>
        </w:rPr>
        <w:t xml:space="preserve">) </w:t>
      </w:r>
      <w:r w:rsidRPr="00151BF5">
        <w:rPr>
          <w:spacing w:val="-2"/>
          <w:lang w:val="is-IS"/>
        </w:rPr>
        <w:t>og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gaf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nemendum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tækifæri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til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bæta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eigin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verkefni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með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hugmyndum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 xml:space="preserve">annarra. </w:t>
      </w:r>
      <w:r w:rsidRPr="00151BF5">
        <w:rPr>
          <w:lang w:val="is-IS"/>
        </w:rPr>
        <w:t>Þessi</w:t>
      </w:r>
      <w:r w:rsidRPr="00151BF5">
        <w:rPr>
          <w:spacing w:val="32"/>
          <w:lang w:val="is-IS"/>
        </w:rPr>
        <w:t xml:space="preserve"> </w:t>
      </w:r>
      <w:r w:rsidRPr="00151BF5">
        <w:rPr>
          <w:lang w:val="is-IS"/>
        </w:rPr>
        <w:t>nálgun</w:t>
      </w:r>
      <w:r w:rsidRPr="00151BF5">
        <w:rPr>
          <w:spacing w:val="32"/>
          <w:lang w:val="is-IS"/>
        </w:rPr>
        <w:t xml:space="preserve"> </w:t>
      </w:r>
      <w:r w:rsidRPr="00151BF5">
        <w:rPr>
          <w:lang w:val="is-IS"/>
        </w:rPr>
        <w:t>gerir</w:t>
      </w:r>
      <w:r w:rsidRPr="00151BF5">
        <w:rPr>
          <w:spacing w:val="32"/>
          <w:lang w:val="is-IS"/>
        </w:rPr>
        <w:t xml:space="preserve"> </w:t>
      </w:r>
      <w:r w:rsidRPr="00151BF5">
        <w:rPr>
          <w:lang w:val="is-IS"/>
        </w:rPr>
        <w:t>jafningjamat</w:t>
      </w:r>
      <w:r w:rsidRPr="00151BF5">
        <w:rPr>
          <w:spacing w:val="32"/>
          <w:lang w:val="is-IS"/>
        </w:rPr>
        <w:t xml:space="preserve"> </w:t>
      </w:r>
      <w:r w:rsidRPr="00151BF5">
        <w:rPr>
          <w:lang w:val="is-IS"/>
        </w:rPr>
        <w:t>virkara</w:t>
      </w:r>
      <w:r w:rsidRPr="00151BF5">
        <w:rPr>
          <w:spacing w:val="32"/>
          <w:lang w:val="is-IS"/>
        </w:rPr>
        <w:t xml:space="preserve"> </w:t>
      </w:r>
      <w:r w:rsidRPr="00151BF5">
        <w:rPr>
          <w:lang w:val="is-IS"/>
        </w:rPr>
        <w:t>en</w:t>
      </w:r>
      <w:r w:rsidRPr="00151BF5">
        <w:rPr>
          <w:spacing w:val="32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32"/>
          <w:lang w:val="is-IS"/>
        </w:rPr>
        <w:t xml:space="preserve"> </w:t>
      </w:r>
      <w:r w:rsidRPr="00151BF5">
        <w:rPr>
          <w:lang w:val="is-IS"/>
        </w:rPr>
        <w:t>hefðbundnu</w:t>
      </w:r>
      <w:r w:rsidRPr="00151BF5">
        <w:rPr>
          <w:spacing w:val="32"/>
          <w:lang w:val="is-IS"/>
        </w:rPr>
        <w:t xml:space="preserve"> </w:t>
      </w:r>
      <w:r w:rsidRPr="00151BF5">
        <w:rPr>
          <w:lang w:val="is-IS"/>
        </w:rPr>
        <w:t>TBL.</w:t>
      </w:r>
      <w:r w:rsidRPr="00151BF5">
        <w:rPr>
          <w:spacing w:val="32"/>
          <w:lang w:val="is-IS"/>
        </w:rPr>
        <w:t xml:space="preserve"> </w:t>
      </w:r>
      <w:r w:rsidRPr="00151BF5">
        <w:rPr>
          <w:lang w:val="is-IS"/>
        </w:rPr>
        <w:t xml:space="preserve">Nemendur </w:t>
      </w:r>
      <w:r w:rsidRPr="00151BF5">
        <w:rPr>
          <w:spacing w:val="-2"/>
          <w:lang w:val="is-IS"/>
        </w:rPr>
        <w:t>þurfa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skilja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lausnir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teymisfélaga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samþykkja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þær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fyrir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hönd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hópsins,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þannig að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ábyrgð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dreifð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líkur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á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einhver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„fljót</w:t>
      </w:r>
      <w:r w:rsidR="00032367">
        <w:rPr>
          <w:spacing w:val="-2"/>
          <w:lang w:val="is-IS"/>
        </w:rPr>
        <w:t>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frítt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með</w:t>
      </w:r>
      <w:r w:rsidR="00FA51CC">
        <w:rPr>
          <w:spacing w:val="-2"/>
          <w:lang w:val="is-IS"/>
        </w:rPr>
        <w:t>“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minnka.</w:t>
      </w:r>
      <w:r w:rsidRPr="00151BF5">
        <w:rPr>
          <w:spacing w:val="4"/>
          <w:lang w:val="is-IS"/>
        </w:rPr>
        <w:t xml:space="preserve"> </w:t>
      </w:r>
      <w:r w:rsidRPr="00151BF5">
        <w:rPr>
          <w:spacing w:val="-2"/>
          <w:lang w:val="is-IS"/>
        </w:rPr>
        <w:t>Einkunn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bygg</w:t>
      </w:r>
      <w:r w:rsidRPr="00151BF5">
        <w:rPr>
          <w:lang w:val="is-IS"/>
        </w:rPr>
        <w:t>ist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gæðum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rýninnar</w:t>
      </w:r>
      <w:r w:rsidR="00FA51CC">
        <w:rPr>
          <w:lang w:val="is-IS"/>
        </w:rPr>
        <w:t>;</w:t>
      </w:r>
      <w:r w:rsidRPr="00151BF5">
        <w:rPr>
          <w:spacing w:val="7"/>
          <w:lang w:val="is-IS"/>
        </w:rPr>
        <w:t xml:space="preserve"> </w:t>
      </w:r>
      <w:r w:rsidRPr="00151BF5">
        <w:rPr>
          <w:lang w:val="is-IS"/>
        </w:rPr>
        <w:t>hvort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hún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sé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uppbyggileg,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gagnrýnin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ígrunduð.</w:t>
      </w:r>
      <w:r w:rsidRPr="00151BF5">
        <w:rPr>
          <w:spacing w:val="8"/>
          <w:lang w:val="is-IS"/>
        </w:rPr>
        <w:t xml:space="preserve"> </w:t>
      </w:r>
      <w:r w:rsidRPr="00151BF5">
        <w:rPr>
          <w:lang w:val="is-IS"/>
        </w:rPr>
        <w:t xml:space="preserve">Þetta </w:t>
      </w:r>
      <w:r w:rsidRPr="00151BF5">
        <w:rPr>
          <w:spacing w:val="-2"/>
          <w:lang w:val="is-IS"/>
        </w:rPr>
        <w:t>er</w:t>
      </w:r>
      <w:r w:rsidRPr="00151BF5">
        <w:rPr>
          <w:spacing w:val="1"/>
          <w:lang w:val="is-IS"/>
        </w:rPr>
        <w:t xml:space="preserve"> </w:t>
      </w:r>
      <w:r w:rsidRPr="00151BF5">
        <w:rPr>
          <w:spacing w:val="-2"/>
          <w:lang w:val="is-IS"/>
        </w:rPr>
        <w:t>mikilvæg</w:t>
      </w:r>
      <w:r w:rsidRPr="00151BF5">
        <w:rPr>
          <w:spacing w:val="1"/>
          <w:lang w:val="is-IS"/>
        </w:rPr>
        <w:t xml:space="preserve"> </w:t>
      </w:r>
      <w:r w:rsidRPr="00151BF5">
        <w:rPr>
          <w:spacing w:val="-2"/>
          <w:lang w:val="is-IS"/>
        </w:rPr>
        <w:t>færni</w:t>
      </w:r>
      <w:r w:rsidRPr="00151BF5">
        <w:rPr>
          <w:spacing w:val="2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1"/>
          <w:lang w:val="is-IS"/>
        </w:rPr>
        <w:t xml:space="preserve"> </w:t>
      </w:r>
      <w:r w:rsidRPr="00151BF5">
        <w:rPr>
          <w:spacing w:val="-2"/>
          <w:lang w:val="is-IS"/>
        </w:rPr>
        <w:t>atvinnulífinu</w:t>
      </w:r>
      <w:r w:rsidRPr="00151BF5">
        <w:rPr>
          <w:spacing w:val="2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1"/>
          <w:lang w:val="is-IS"/>
        </w:rPr>
        <w:t xml:space="preserve"> </w:t>
      </w:r>
      <w:r w:rsidRPr="00151BF5">
        <w:rPr>
          <w:spacing w:val="-2"/>
          <w:lang w:val="is-IS"/>
        </w:rPr>
        <w:t>nemendur</w:t>
      </w:r>
      <w:r w:rsidRPr="00151BF5">
        <w:rPr>
          <w:spacing w:val="1"/>
          <w:lang w:val="is-IS"/>
        </w:rPr>
        <w:t xml:space="preserve"> </w:t>
      </w:r>
      <w:r w:rsidRPr="00151BF5">
        <w:rPr>
          <w:spacing w:val="-2"/>
          <w:lang w:val="is-IS"/>
        </w:rPr>
        <w:t>geta</w:t>
      </w:r>
      <w:r w:rsidRPr="00151BF5">
        <w:rPr>
          <w:spacing w:val="1"/>
          <w:lang w:val="is-IS"/>
        </w:rPr>
        <w:t xml:space="preserve"> </w:t>
      </w:r>
      <w:r w:rsidRPr="00151BF5">
        <w:rPr>
          <w:spacing w:val="-2"/>
          <w:lang w:val="is-IS"/>
        </w:rPr>
        <w:t>æft</w:t>
      </w:r>
      <w:r w:rsidRPr="00151BF5">
        <w:rPr>
          <w:spacing w:val="2"/>
          <w:lang w:val="is-IS"/>
        </w:rPr>
        <w:t xml:space="preserve"> </w:t>
      </w:r>
      <w:r w:rsidRPr="00151BF5">
        <w:rPr>
          <w:spacing w:val="-2"/>
          <w:lang w:val="is-IS"/>
        </w:rPr>
        <w:t>sig</w:t>
      </w:r>
      <w:r w:rsidRPr="00151BF5">
        <w:rPr>
          <w:spacing w:val="1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1"/>
          <w:lang w:val="is-IS"/>
        </w:rPr>
        <w:t xml:space="preserve"> </w:t>
      </w:r>
      <w:r w:rsidRPr="00151BF5">
        <w:rPr>
          <w:spacing w:val="-2"/>
          <w:lang w:val="is-IS"/>
        </w:rPr>
        <w:t>henni</w:t>
      </w:r>
      <w:r w:rsidRPr="00151BF5">
        <w:rPr>
          <w:spacing w:val="2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1"/>
          <w:lang w:val="is-IS"/>
        </w:rPr>
        <w:t xml:space="preserve"> </w:t>
      </w:r>
      <w:r w:rsidRPr="00151BF5">
        <w:rPr>
          <w:spacing w:val="-2"/>
          <w:lang w:val="is-IS"/>
        </w:rPr>
        <w:t>áhættulitlu</w:t>
      </w:r>
      <w:r w:rsidR="003C1953">
        <w:rPr>
          <w:spacing w:val="-2"/>
          <w:lang w:val="is-IS"/>
        </w:rPr>
        <w:t xml:space="preserve"> </w:t>
      </w:r>
      <w:r w:rsidRPr="00151BF5">
        <w:rPr>
          <w:spacing w:val="-2"/>
          <w:lang w:val="is-IS"/>
        </w:rPr>
        <w:t>námsumhverfi,</w:t>
      </w:r>
      <w:r w:rsidRPr="00151BF5">
        <w:rPr>
          <w:spacing w:val="-3"/>
          <w:lang w:val="is-IS"/>
        </w:rPr>
        <w:t xml:space="preserve"> </w:t>
      </w:r>
      <w:r w:rsidRPr="00151BF5">
        <w:rPr>
          <w:spacing w:val="-2"/>
          <w:lang w:val="is-IS"/>
        </w:rPr>
        <w:t>sem eykur bæði öryggi og</w:t>
      </w:r>
      <w:r w:rsidRPr="00151BF5">
        <w:rPr>
          <w:spacing w:val="-3"/>
          <w:lang w:val="is-IS"/>
        </w:rPr>
        <w:t xml:space="preserve"> </w:t>
      </w:r>
      <w:r w:rsidRPr="00151BF5">
        <w:rPr>
          <w:spacing w:val="-2"/>
          <w:lang w:val="is-IS"/>
        </w:rPr>
        <w:t>færni.</w:t>
      </w:r>
    </w:p>
    <w:p w14:paraId="36FA57F0" w14:textId="77777777" w:rsidR="006A20DF" w:rsidRPr="00151BF5" w:rsidRDefault="006A20DF">
      <w:pPr>
        <w:pStyle w:val="BodyText"/>
        <w:spacing w:before="121"/>
        <w:rPr>
          <w:lang w:val="is-IS"/>
        </w:rPr>
      </w:pPr>
    </w:p>
    <w:p w14:paraId="3D0C5EB1" w14:textId="77777777" w:rsidR="006A20DF" w:rsidRPr="00151BF5" w:rsidRDefault="00000000">
      <w:pPr>
        <w:pStyle w:val="Heading1"/>
        <w:spacing w:before="1"/>
        <w:rPr>
          <w:lang w:val="is-IS"/>
        </w:rPr>
      </w:pPr>
      <w:r w:rsidRPr="00151BF5">
        <w:rPr>
          <w:lang w:val="is-IS"/>
        </w:rPr>
        <w:t>Leiðsögn</w:t>
      </w:r>
      <w:r w:rsidRPr="00151BF5">
        <w:rPr>
          <w:spacing w:val="66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66"/>
          <w:lang w:val="is-IS"/>
        </w:rPr>
        <w:t xml:space="preserve"> </w:t>
      </w:r>
      <w:r w:rsidRPr="00151BF5">
        <w:rPr>
          <w:lang w:val="is-IS"/>
        </w:rPr>
        <w:t>námsmat</w:t>
      </w:r>
      <w:r w:rsidRPr="00151BF5">
        <w:rPr>
          <w:spacing w:val="66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66"/>
          <w:lang w:val="is-IS"/>
        </w:rPr>
        <w:t xml:space="preserve"> </w:t>
      </w:r>
      <w:r w:rsidRPr="00151BF5">
        <w:rPr>
          <w:spacing w:val="-2"/>
          <w:lang w:val="is-IS"/>
        </w:rPr>
        <w:t>lærdómsferli</w:t>
      </w:r>
    </w:p>
    <w:p w14:paraId="1E99713D" w14:textId="77777777" w:rsidR="006A20DF" w:rsidRPr="00151BF5" w:rsidRDefault="00000000">
      <w:pPr>
        <w:pStyle w:val="BodyText"/>
        <w:spacing w:before="190" w:line="252" w:lineRule="auto"/>
        <w:ind w:left="875" w:right="888"/>
        <w:jc w:val="both"/>
        <w:rPr>
          <w:lang w:val="is-IS"/>
        </w:rPr>
      </w:pPr>
      <w:r w:rsidRPr="00151BF5">
        <w:rPr>
          <w:lang w:val="is-IS"/>
        </w:rPr>
        <w:t xml:space="preserve">Hlutverk kennarans færðist frá hefðbundnum fyrirlesara til verkefnastjóra og </w:t>
      </w:r>
      <w:r w:rsidRPr="00151BF5">
        <w:rPr>
          <w:spacing w:val="-2"/>
          <w:lang w:val="is-IS"/>
        </w:rPr>
        <w:t>leiðbeinanda.</w:t>
      </w:r>
      <w:r w:rsidRPr="00151BF5">
        <w:rPr>
          <w:spacing w:val="16"/>
          <w:lang w:val="is-IS"/>
        </w:rPr>
        <w:t xml:space="preserve"> </w:t>
      </w:r>
      <w:r w:rsidRPr="00151BF5">
        <w:rPr>
          <w:spacing w:val="-2"/>
          <w:lang w:val="is-IS"/>
        </w:rPr>
        <w:t>Nemendur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fengu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aukið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sjálfræði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til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velja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nálgun</w:t>
      </w:r>
      <w:r w:rsidRPr="00151BF5">
        <w:rPr>
          <w:spacing w:val="-4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>þróa</w:t>
      </w:r>
      <w:r w:rsidRPr="00151BF5">
        <w:rPr>
          <w:spacing w:val="-5"/>
          <w:lang w:val="is-IS"/>
        </w:rPr>
        <w:t xml:space="preserve"> </w:t>
      </w:r>
      <w:r w:rsidRPr="00151BF5">
        <w:rPr>
          <w:spacing w:val="-2"/>
          <w:lang w:val="is-IS"/>
        </w:rPr>
        <w:t xml:space="preserve">lausn- </w:t>
      </w:r>
      <w:proofErr w:type="spellStart"/>
      <w:r w:rsidRPr="00151BF5">
        <w:rPr>
          <w:lang w:val="is-IS"/>
        </w:rPr>
        <w:t>ir</w:t>
      </w:r>
      <w:proofErr w:type="spellEnd"/>
      <w:r w:rsidRPr="00151BF5">
        <w:rPr>
          <w:lang w:val="is-IS"/>
        </w:rPr>
        <w:t>, á meðan kennarinn veitti ramma, forgangsröðun og leiðsögn.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Þannig var námsumhverfi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mótað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líkti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eftir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raunverulegum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vinnuaðstæðum.</w:t>
      </w:r>
    </w:p>
    <w:p w14:paraId="7F99E8D4" w14:textId="5F17E77F" w:rsidR="006A20DF" w:rsidRPr="00151BF5" w:rsidRDefault="00000000">
      <w:pPr>
        <w:pStyle w:val="BodyText"/>
        <w:spacing w:before="2" w:line="252" w:lineRule="auto"/>
        <w:ind w:left="875" w:right="888" w:firstLine="298"/>
        <w:jc w:val="both"/>
        <w:rPr>
          <w:lang w:val="is-IS"/>
        </w:rPr>
      </w:pPr>
      <w:r w:rsidRPr="00151BF5">
        <w:rPr>
          <w:lang w:val="is-IS"/>
        </w:rPr>
        <w:t>Námsmat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útfært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þannig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hver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teymisafurð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úr</w:t>
      </w:r>
      <w:r w:rsidRPr="00151BF5">
        <w:rPr>
          <w:spacing w:val="-8"/>
          <w:lang w:val="is-IS"/>
        </w:rPr>
        <w:t xml:space="preserve"> </w:t>
      </w:r>
      <w:proofErr w:type="spellStart"/>
      <w:r w:rsidRPr="00151BF5">
        <w:rPr>
          <w:lang w:val="is-IS"/>
        </w:rPr>
        <w:t>tAPP</w:t>
      </w:r>
      <w:proofErr w:type="spellEnd"/>
      <w:r w:rsidR="00FA51CC">
        <w:rPr>
          <w:spacing w:val="-8"/>
          <w:lang w:val="is-IS"/>
        </w:rPr>
        <w:t>-</w:t>
      </w:r>
      <w:r w:rsidRPr="00151BF5">
        <w:rPr>
          <w:lang w:val="is-IS"/>
        </w:rPr>
        <w:t>þemalotunum</w:t>
      </w:r>
      <w:r w:rsidRPr="00151BF5">
        <w:rPr>
          <w:spacing w:val="-8"/>
          <w:lang w:val="is-IS"/>
        </w:rPr>
        <w:t xml:space="preserve"> </w:t>
      </w:r>
      <w:r w:rsidRPr="00151BF5">
        <w:rPr>
          <w:lang w:val="is-IS"/>
        </w:rPr>
        <w:t>var metin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sama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matskvarða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átti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við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um</w:t>
      </w:r>
      <w:r w:rsidRPr="00151BF5">
        <w:rPr>
          <w:spacing w:val="-6"/>
          <w:lang w:val="is-IS"/>
        </w:rPr>
        <w:t xml:space="preserve"> </w:t>
      </w:r>
      <w:proofErr w:type="spellStart"/>
      <w:r w:rsidRPr="00151BF5">
        <w:rPr>
          <w:lang w:val="is-IS"/>
        </w:rPr>
        <w:t>tCAP</w:t>
      </w:r>
      <w:proofErr w:type="spellEnd"/>
      <w:r w:rsidR="00FA51CC">
        <w:rPr>
          <w:spacing w:val="-6"/>
          <w:lang w:val="is-IS"/>
        </w:rPr>
        <w:t>-</w:t>
      </w:r>
      <w:r w:rsidRPr="00151BF5">
        <w:rPr>
          <w:lang w:val="is-IS"/>
        </w:rPr>
        <w:t xml:space="preserve">lokaverkefnið. </w:t>
      </w:r>
      <w:proofErr w:type="spellStart"/>
      <w:r w:rsidRPr="00151BF5">
        <w:rPr>
          <w:lang w:val="is-IS"/>
        </w:rPr>
        <w:t>Matskvarðinn</w:t>
      </w:r>
      <w:proofErr w:type="spellEnd"/>
      <w:r w:rsidRPr="00151BF5">
        <w:rPr>
          <w:lang w:val="is-IS"/>
        </w:rPr>
        <w:t xml:space="preserve"> byggði á flokkunum </w:t>
      </w:r>
      <w:r w:rsidRPr="00151BF5">
        <w:rPr>
          <w:rFonts w:ascii="Times New Roman" w:hAnsi="Times New Roman"/>
          <w:i/>
          <w:lang w:val="is-IS"/>
        </w:rPr>
        <w:t>framúrskarandi – mjög gott – gott – ábótavant</w:t>
      </w:r>
      <w:r w:rsidRPr="00151BF5">
        <w:rPr>
          <w:lang w:val="is-IS"/>
        </w:rPr>
        <w:t>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 xml:space="preserve">Þar sem </w:t>
      </w:r>
      <w:r w:rsidRPr="00151BF5">
        <w:rPr>
          <w:spacing w:val="-2"/>
          <w:lang w:val="is-IS"/>
        </w:rPr>
        <w:t>verkefnin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þemalotum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voru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hugsuð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drög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lokaskýrslu,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var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einkunnin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hins </w:t>
      </w:r>
      <w:r w:rsidRPr="00151BF5">
        <w:rPr>
          <w:lang w:val="is-IS"/>
        </w:rPr>
        <w:t xml:space="preserve">vegar </w:t>
      </w:r>
      <w:proofErr w:type="spellStart"/>
      <w:r w:rsidRPr="00151BF5">
        <w:rPr>
          <w:lang w:val="is-IS"/>
        </w:rPr>
        <w:t>sköluð</w:t>
      </w:r>
      <w:proofErr w:type="spellEnd"/>
      <w:r w:rsidRPr="00151BF5">
        <w:rPr>
          <w:lang w:val="is-IS"/>
        </w:rPr>
        <w:t xml:space="preserve"> þannig að </w:t>
      </w:r>
      <w:r w:rsidRPr="00151BF5">
        <w:rPr>
          <w:rFonts w:ascii="Times New Roman" w:hAnsi="Times New Roman"/>
          <w:i/>
          <w:lang w:val="is-IS"/>
        </w:rPr>
        <w:t xml:space="preserve">mjög gott </w:t>
      </w:r>
      <w:r w:rsidRPr="00151BF5">
        <w:rPr>
          <w:lang w:val="is-IS"/>
        </w:rPr>
        <w:t>gaf fullt hús stiga.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Með þessu fengu teymin strax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raunhæfa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endurgjöf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um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hvernig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þau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stæðu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tilliti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lokaverkefnisins, án þess að vera refsað fyrir að vera á þróunarstigi.</w:t>
      </w:r>
    </w:p>
    <w:p w14:paraId="4E860BA5" w14:textId="470D4151" w:rsidR="006A20DF" w:rsidRPr="00151BF5" w:rsidRDefault="00000000">
      <w:pPr>
        <w:pStyle w:val="BodyText"/>
        <w:spacing w:line="252" w:lineRule="auto"/>
        <w:ind w:left="875" w:right="888" w:firstLine="298"/>
        <w:jc w:val="both"/>
        <w:rPr>
          <w:lang w:val="is-IS"/>
        </w:rPr>
      </w:pPr>
      <w:r w:rsidRPr="00151BF5">
        <w:rPr>
          <w:spacing w:val="-2"/>
          <w:lang w:val="is-IS"/>
        </w:rPr>
        <w:t>Kennslufræðilegur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ávinningur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þessarar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nálgunar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var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tvíþættur</w:t>
      </w:r>
      <w:r w:rsidR="00FA51CC">
        <w:rPr>
          <w:spacing w:val="-2"/>
          <w:lang w:val="is-IS"/>
        </w:rPr>
        <w:t>;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annars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vegar </w:t>
      </w:r>
      <w:r w:rsidRPr="00151BF5">
        <w:rPr>
          <w:lang w:val="is-IS"/>
        </w:rPr>
        <w:t xml:space="preserve">gátu nemendur nýtt matsviðmið til að bæta verkefnin jafnt og þétt yfir miss- </w:t>
      </w:r>
      <w:proofErr w:type="spellStart"/>
      <w:r w:rsidRPr="00151BF5">
        <w:rPr>
          <w:lang w:val="is-IS"/>
        </w:rPr>
        <w:t>erið</w:t>
      </w:r>
      <w:proofErr w:type="spellEnd"/>
      <w:r w:rsidRPr="00151BF5">
        <w:rPr>
          <w:lang w:val="is-IS"/>
        </w:rPr>
        <w:t xml:space="preserve">, hins vegar sáu þeir strax hvaða atriði gætu skilið á milli þess að verkefni </w:t>
      </w:r>
      <w:r w:rsidRPr="00151BF5">
        <w:rPr>
          <w:spacing w:val="-2"/>
          <w:lang w:val="is-IS"/>
        </w:rPr>
        <w:lastRenderedPageBreak/>
        <w:t>teldist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einfaldlega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gott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eða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framúrskarandi.</w:t>
      </w:r>
      <w:r w:rsidRPr="00151BF5">
        <w:rPr>
          <w:spacing w:val="17"/>
          <w:lang w:val="is-IS"/>
        </w:rPr>
        <w:t xml:space="preserve"> </w:t>
      </w:r>
      <w:r w:rsidRPr="00151BF5">
        <w:rPr>
          <w:spacing w:val="-2"/>
          <w:lang w:val="is-IS"/>
        </w:rPr>
        <w:t>Þannig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varð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matsferlið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sjálft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6"/>
          <w:lang w:val="is-IS"/>
        </w:rPr>
        <w:t xml:space="preserve"> </w:t>
      </w:r>
      <w:r w:rsidRPr="00151BF5">
        <w:rPr>
          <w:spacing w:val="-2"/>
          <w:lang w:val="is-IS"/>
        </w:rPr>
        <w:t>lær- dómsverkfæri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styrkti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bæði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gæði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verkefnanna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skilning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nemenda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á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kröfum námskeiðsins.</w:t>
      </w:r>
    </w:p>
    <w:p w14:paraId="077991E3" w14:textId="77777777" w:rsidR="006A20DF" w:rsidRPr="00151BF5" w:rsidRDefault="006A20DF">
      <w:pPr>
        <w:pStyle w:val="BodyText"/>
        <w:spacing w:before="109"/>
        <w:rPr>
          <w:lang w:val="is-IS"/>
        </w:rPr>
      </w:pPr>
    </w:p>
    <w:p w14:paraId="74F70131" w14:textId="5612621C" w:rsidR="00FA51CC" w:rsidRPr="000D0B51" w:rsidRDefault="00000000">
      <w:pPr>
        <w:pStyle w:val="Heading1"/>
        <w:spacing w:before="1"/>
        <w:rPr>
          <w:spacing w:val="-2"/>
          <w:w w:val="105"/>
          <w:lang w:val="is-IS"/>
        </w:rPr>
      </w:pPr>
      <w:r w:rsidRPr="00151BF5">
        <w:rPr>
          <w:spacing w:val="-2"/>
          <w:w w:val="105"/>
          <w:lang w:val="is-IS"/>
        </w:rPr>
        <w:t>Niðurstöður</w:t>
      </w:r>
    </w:p>
    <w:p w14:paraId="6278D4BC" w14:textId="53DE8672" w:rsidR="006A20DF" w:rsidRPr="00151BF5" w:rsidRDefault="00000000">
      <w:pPr>
        <w:pStyle w:val="BodyText"/>
        <w:spacing w:line="252" w:lineRule="auto"/>
        <w:ind w:left="875" w:right="888"/>
        <w:jc w:val="both"/>
        <w:rPr>
          <w:lang w:val="is-IS"/>
        </w:rPr>
      </w:pPr>
      <w:r w:rsidRPr="00151BF5">
        <w:rPr>
          <w:lang w:val="is-IS"/>
        </w:rPr>
        <w:t>Endurhönnunin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skilaði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aukinni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þátttöku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ánægju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nemenda.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Mæting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me</w:t>
      </w:r>
      <w:r w:rsidR="00FA51CC">
        <w:rPr>
          <w:lang w:val="is-IS"/>
        </w:rPr>
        <w:t>ð</w:t>
      </w:r>
      <w:r w:rsidRPr="00151BF5">
        <w:rPr>
          <w:lang w:val="is-IS"/>
        </w:rPr>
        <w:t xml:space="preserve"> </w:t>
      </w:r>
      <w:r w:rsidRPr="00151BF5">
        <w:rPr>
          <w:spacing w:val="-4"/>
          <w:lang w:val="is-IS"/>
        </w:rPr>
        <w:t>yfirburðum góð þrátt fyrir enga mætinga</w:t>
      </w:r>
      <w:r w:rsidR="00FA51CC">
        <w:rPr>
          <w:spacing w:val="-4"/>
          <w:lang w:val="is-IS"/>
        </w:rPr>
        <w:t>r</w:t>
      </w:r>
      <w:r w:rsidRPr="00151BF5">
        <w:rPr>
          <w:spacing w:val="-4"/>
          <w:lang w:val="is-IS"/>
        </w:rPr>
        <w:t>skyldu;</w:t>
      </w:r>
      <w:r w:rsidRPr="00151BF5">
        <w:rPr>
          <w:lang w:val="is-IS"/>
        </w:rPr>
        <w:t xml:space="preserve"> </w:t>
      </w:r>
      <w:r w:rsidRPr="00151BF5">
        <w:rPr>
          <w:spacing w:val="-4"/>
          <w:lang w:val="is-IS"/>
        </w:rPr>
        <w:t>nemendur mættu jafnvel í hópa</w:t>
      </w:r>
      <w:r w:rsidRPr="00151BF5">
        <w:rPr>
          <w:spacing w:val="-2"/>
          <w:lang w:val="is-IS"/>
        </w:rPr>
        <w:t xml:space="preserve">vinnutíma á </w:t>
      </w:r>
      <w:proofErr w:type="spellStart"/>
      <w:r w:rsidRPr="00151BF5">
        <w:rPr>
          <w:spacing w:val="-2"/>
          <w:lang w:val="is-IS"/>
        </w:rPr>
        <w:t>Teams</w:t>
      </w:r>
      <w:proofErr w:type="spellEnd"/>
      <w:r w:rsidRPr="00151BF5">
        <w:rPr>
          <w:spacing w:val="-2"/>
          <w:lang w:val="is-IS"/>
        </w:rPr>
        <w:t xml:space="preserve"> þegar þeir v</w:t>
      </w:r>
      <w:r w:rsidR="00AB10B4">
        <w:rPr>
          <w:spacing w:val="-2"/>
          <w:lang w:val="is-IS"/>
        </w:rPr>
        <w:t>o</w:t>
      </w:r>
      <w:r w:rsidRPr="00151BF5">
        <w:rPr>
          <w:spacing w:val="-2"/>
          <w:lang w:val="is-IS"/>
        </w:rPr>
        <w:t>ru fjarri háskólasvæðinu.</w:t>
      </w:r>
      <w:r w:rsidRPr="00151BF5">
        <w:rPr>
          <w:spacing w:val="17"/>
          <w:lang w:val="is-IS"/>
        </w:rPr>
        <w:t xml:space="preserve"> </w:t>
      </w:r>
      <w:r w:rsidRPr="00151BF5">
        <w:rPr>
          <w:spacing w:val="-2"/>
          <w:lang w:val="is-IS"/>
        </w:rPr>
        <w:t xml:space="preserve">Upphaflega hafði </w:t>
      </w:r>
      <w:r w:rsidR="00FA51CC">
        <w:rPr>
          <w:spacing w:val="-2"/>
          <w:lang w:val="is-IS"/>
        </w:rPr>
        <w:t xml:space="preserve">ég </w:t>
      </w:r>
      <w:r w:rsidRPr="00151BF5">
        <w:rPr>
          <w:lang w:val="is-IS"/>
        </w:rPr>
        <w:t>áhyggjur af að nemendur myndu ekki nýta sér stoðtímana, þar sem nám</w:t>
      </w:r>
      <w:r w:rsidRPr="00151BF5">
        <w:rPr>
          <w:spacing w:val="-2"/>
          <w:lang w:val="is-IS"/>
        </w:rPr>
        <w:t>skeiðið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byggir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miklu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leyti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á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sjálfstæðum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vinnubrögðum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 xml:space="preserve">langtímahópavinnu. </w:t>
      </w:r>
      <w:r w:rsidRPr="00151BF5">
        <w:rPr>
          <w:lang w:val="is-IS"/>
        </w:rPr>
        <w:t>Í staðinn var nánast fullkomin mæting hjá flestöllum nemendum, með virk</w:t>
      </w:r>
      <w:r w:rsidR="00FA51CC">
        <w:rPr>
          <w:lang w:val="is-IS"/>
        </w:rPr>
        <w:t>ri</w:t>
      </w:r>
      <w:r w:rsidRPr="00151BF5">
        <w:rPr>
          <w:lang w:val="is-IS"/>
        </w:rPr>
        <w:t xml:space="preserve"> þátttöku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lífleg</w:t>
      </w:r>
      <w:r w:rsidR="00FA51CC">
        <w:rPr>
          <w:lang w:val="is-IS"/>
        </w:rPr>
        <w:t>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umræðu</w:t>
      </w:r>
      <w:r w:rsidR="00FA51CC">
        <w:rPr>
          <w:lang w:val="is-IS"/>
        </w:rPr>
        <w:t>m</w:t>
      </w:r>
      <w:r w:rsidRPr="00151BF5">
        <w:rPr>
          <w:lang w:val="is-IS"/>
        </w:rPr>
        <w:t>.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Þetta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gjörólíkt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öðru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námskeiði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ég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 xml:space="preserve">kenndi sama misseri fyrir sama árgang, þar sem hefðbundið </w:t>
      </w:r>
      <w:proofErr w:type="spellStart"/>
      <w:r w:rsidRPr="00151BF5">
        <w:rPr>
          <w:lang w:val="is-IS"/>
        </w:rPr>
        <w:t>fyrirlestrarform</w:t>
      </w:r>
      <w:proofErr w:type="spellEnd"/>
      <w:r w:rsidRPr="00151BF5">
        <w:rPr>
          <w:lang w:val="is-IS"/>
        </w:rPr>
        <w:t xml:space="preserve"> og verk</w:t>
      </w:r>
      <w:r w:rsidRPr="00151BF5">
        <w:rPr>
          <w:spacing w:val="-2"/>
          <w:lang w:val="is-IS"/>
        </w:rPr>
        <w:t>efnaskil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leiddu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til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mun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lakari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mætingar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dræmrar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þátttöku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tímum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skilum. Þetta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háa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þátttökuhlutfall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viðskiptagreind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endurspeglar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10"/>
          <w:lang w:val="is-IS"/>
        </w:rPr>
        <w:t xml:space="preserve"> </w:t>
      </w:r>
      <w:hyperlink w:anchor="_bookmark10" w:history="1">
        <w:r w:rsidR="006A20DF" w:rsidRPr="00151BF5">
          <w:rPr>
            <w:spacing w:val="-2"/>
            <w:lang w:val="is-IS"/>
          </w:rPr>
          <w:t>Freeman</w:t>
        </w:r>
        <w:r w:rsidR="006A20DF" w:rsidRPr="00151BF5">
          <w:rPr>
            <w:spacing w:val="-10"/>
            <w:lang w:val="is-IS"/>
          </w:rPr>
          <w:t xml:space="preserve"> </w:t>
        </w:r>
        <w:r w:rsidR="003822B8">
          <w:rPr>
            <w:spacing w:val="-2"/>
            <w:lang w:val="is-IS"/>
          </w:rPr>
          <w:t>o.fl</w:t>
        </w:r>
        <w:r w:rsidR="006A20DF" w:rsidRPr="00151BF5">
          <w:rPr>
            <w:spacing w:val="-2"/>
            <w:lang w:val="is-IS"/>
          </w:rPr>
          <w:t>.</w:t>
        </w:r>
      </w:hyperlink>
      <w:r w:rsidRPr="00151BF5">
        <w:rPr>
          <w:spacing w:val="-2"/>
          <w:lang w:val="is-IS"/>
        </w:rPr>
        <w:t xml:space="preserve"> </w:t>
      </w:r>
      <w:hyperlink w:anchor="_bookmark10" w:history="1">
        <w:r w:rsidR="003822B8">
          <w:rPr>
            <w:lang w:val="is-IS"/>
          </w:rPr>
          <w:t>(</w:t>
        </w:r>
        <w:r w:rsidR="006A20DF" w:rsidRPr="00151BF5">
          <w:rPr>
            <w:lang w:val="is-IS"/>
          </w:rPr>
          <w:t>2007</w:t>
        </w:r>
        <w:r w:rsidR="003822B8">
          <w:rPr>
            <w:lang w:val="is-IS"/>
          </w:rPr>
          <w:t>)</w:t>
        </w:r>
      </w:hyperlink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hafa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bent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á, að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árangursríkt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námsumhverfi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skapar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öruggt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 xml:space="preserve">hvetjandi </w:t>
      </w:r>
      <w:r w:rsidRPr="00151BF5">
        <w:rPr>
          <w:spacing w:val="-2"/>
          <w:lang w:val="is-IS"/>
        </w:rPr>
        <w:t>rými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fyrir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nemendur.</w:t>
      </w:r>
      <w:r w:rsidRPr="00151BF5">
        <w:rPr>
          <w:spacing w:val="6"/>
          <w:lang w:val="is-IS"/>
        </w:rPr>
        <w:t xml:space="preserve"> </w:t>
      </w:r>
      <w:r w:rsidRPr="00151BF5">
        <w:rPr>
          <w:spacing w:val="-2"/>
          <w:lang w:val="is-IS"/>
        </w:rPr>
        <w:t>Nálgunin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samræmdist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einnig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aðferðafræði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uppbyggilegrar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samhæfingar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markmiðum</w:t>
      </w:r>
      <w:r w:rsidRPr="00151BF5">
        <w:rPr>
          <w:spacing w:val="-7"/>
          <w:lang w:val="is-IS"/>
        </w:rPr>
        <w:t xml:space="preserve"> </w:t>
      </w:r>
      <w:proofErr w:type="spellStart"/>
      <w:r w:rsidRPr="00151BF5">
        <w:rPr>
          <w:spacing w:val="-2"/>
          <w:lang w:val="is-IS"/>
        </w:rPr>
        <w:t>UbD</w:t>
      </w:r>
      <w:proofErr w:type="spellEnd"/>
      <w:r w:rsidRPr="00151BF5">
        <w:rPr>
          <w:spacing w:val="-2"/>
          <w:lang w:val="is-IS"/>
        </w:rPr>
        <w:t>,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2"/>
          <w:lang w:val="is-IS"/>
        </w:rPr>
        <w:t>eins</w:t>
      </w:r>
      <w:r w:rsidRPr="00151BF5">
        <w:rPr>
          <w:spacing w:val="-7"/>
          <w:lang w:val="is-IS"/>
        </w:rPr>
        <w:t xml:space="preserve"> </w:t>
      </w:r>
      <w:r w:rsidR="00FA51CC" w:rsidRPr="00FA51CC">
        <w:rPr>
          <w:lang w:val="is-IS"/>
        </w:rPr>
        <w:t xml:space="preserve">og </w:t>
      </w:r>
      <w:proofErr w:type="spellStart"/>
      <w:r w:rsidR="00FA51CC" w:rsidRPr="00FA51CC">
        <w:rPr>
          <w:lang w:val="is-IS"/>
        </w:rPr>
        <w:t>Biggs</w:t>
      </w:r>
      <w:proofErr w:type="spellEnd"/>
      <w:r w:rsidR="00FA51CC" w:rsidRPr="00FA51CC">
        <w:rPr>
          <w:lang w:val="is-IS"/>
        </w:rPr>
        <w:t xml:space="preserve"> og Tang (2015)</w:t>
      </w:r>
      <w:r w:rsidR="00FA51CC">
        <w:rPr>
          <w:lang w:val="is-IS"/>
        </w:rPr>
        <w:t xml:space="preserve"> og</w:t>
      </w:r>
      <w:r w:rsidR="00FA51CC" w:rsidRPr="00FA51CC">
        <w:rPr>
          <w:lang w:val="is-IS"/>
        </w:rPr>
        <w:t xml:space="preserve"> </w:t>
      </w:r>
      <w:proofErr w:type="spellStart"/>
      <w:r w:rsidR="00FA51CC" w:rsidRPr="00FA51CC">
        <w:rPr>
          <w:lang w:val="is-IS"/>
        </w:rPr>
        <w:t>Biggs</w:t>
      </w:r>
      <w:proofErr w:type="spellEnd"/>
      <w:r w:rsidR="00FA51CC" w:rsidRPr="00FA51CC">
        <w:rPr>
          <w:lang w:val="is-IS"/>
        </w:rPr>
        <w:t xml:space="preserve"> o.fl. (2022)</w:t>
      </w:r>
      <w:r w:rsidR="00FA51CC">
        <w:rPr>
          <w:lang w:val="is-IS"/>
        </w:rPr>
        <w:t xml:space="preserve"> </w:t>
      </w:r>
      <w:r w:rsidRPr="00151BF5">
        <w:rPr>
          <w:lang w:val="is-IS"/>
        </w:rPr>
        <w:t>lýsa því.</w:t>
      </w:r>
    </w:p>
    <w:p w14:paraId="50860EA2" w14:textId="4A55FD32" w:rsidR="006A20DF" w:rsidRPr="00151BF5" w:rsidRDefault="00000000">
      <w:pPr>
        <w:pStyle w:val="BodyText"/>
        <w:spacing w:before="5" w:line="252" w:lineRule="auto"/>
        <w:ind w:left="875" w:right="886" w:firstLine="298"/>
        <w:jc w:val="both"/>
        <w:rPr>
          <w:lang w:val="is-IS"/>
        </w:rPr>
      </w:pPr>
      <w:r w:rsidRPr="00151BF5">
        <w:rPr>
          <w:lang w:val="is-IS"/>
        </w:rPr>
        <w:t>Ég fékk einnig mun fleiri heimsóknir á skrifstofu til að ræða verkefnið og hugmyndir en almennt tíðkast.</w:t>
      </w:r>
      <w:r w:rsidRPr="00151BF5">
        <w:rPr>
          <w:spacing w:val="35"/>
          <w:lang w:val="is-IS"/>
        </w:rPr>
        <w:t xml:space="preserve"> </w:t>
      </w:r>
      <w:r w:rsidRPr="00151BF5">
        <w:rPr>
          <w:lang w:val="is-IS"/>
        </w:rPr>
        <w:t>Ljóst var að nemendur unnu vel í þessu fyrir- komulagi,</w:t>
      </w:r>
      <w:r w:rsidRPr="00151BF5">
        <w:rPr>
          <w:spacing w:val="-10"/>
          <w:lang w:val="is-IS"/>
        </w:rPr>
        <w:t xml:space="preserve"> </w:t>
      </w:r>
      <w:r w:rsidRPr="00151BF5">
        <w:rPr>
          <w:lang w:val="is-IS"/>
        </w:rPr>
        <w:t>lögðu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mikið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af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mörkum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nýttu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sér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greiðan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aðgang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leiðsögn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 xml:space="preserve">utan </w:t>
      </w:r>
      <w:r w:rsidRPr="00151BF5">
        <w:rPr>
          <w:spacing w:val="-2"/>
          <w:lang w:val="is-IS"/>
        </w:rPr>
        <w:t>kennslustundar.</w:t>
      </w:r>
      <w:r w:rsidRPr="00151BF5">
        <w:rPr>
          <w:spacing w:val="12"/>
          <w:lang w:val="is-IS"/>
        </w:rPr>
        <w:t xml:space="preserve"> </w:t>
      </w:r>
      <w:r w:rsidRPr="00151BF5">
        <w:rPr>
          <w:spacing w:val="-2"/>
          <w:lang w:val="is-IS"/>
        </w:rPr>
        <w:t>Vissulega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var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mikið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verkefnaálag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á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kennara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við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yfirferð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8"/>
          <w:lang w:val="is-IS"/>
        </w:rPr>
        <w:t xml:space="preserve"> </w:t>
      </w:r>
      <w:proofErr w:type="spellStart"/>
      <w:r w:rsidRPr="00151BF5">
        <w:rPr>
          <w:spacing w:val="-2"/>
          <w:lang w:val="is-IS"/>
        </w:rPr>
        <w:t>end</w:t>
      </w:r>
      <w:proofErr w:type="spellEnd"/>
      <w:r w:rsidRPr="00151BF5">
        <w:rPr>
          <w:spacing w:val="-2"/>
          <w:lang w:val="is-IS"/>
        </w:rPr>
        <w:t xml:space="preserve">- </w:t>
      </w:r>
      <w:proofErr w:type="spellStart"/>
      <w:r w:rsidRPr="00151BF5">
        <w:rPr>
          <w:lang w:val="is-IS"/>
        </w:rPr>
        <w:t>urgjöf</w:t>
      </w:r>
      <w:proofErr w:type="spellEnd"/>
      <w:r w:rsidRPr="00151BF5">
        <w:rPr>
          <w:lang w:val="is-IS"/>
        </w:rPr>
        <w:t>, en þar sem nemendur höfðu nýtt kennslustundirnar vel til umræðu og leiðsagnar gekk yfirferðin tiltölulega hratt.</w:t>
      </w:r>
      <w:r w:rsidRPr="00151BF5">
        <w:rPr>
          <w:spacing w:val="30"/>
          <w:lang w:val="is-IS"/>
        </w:rPr>
        <w:t xml:space="preserve"> </w:t>
      </w:r>
      <w:r w:rsidRPr="00151BF5">
        <w:rPr>
          <w:lang w:val="is-IS"/>
        </w:rPr>
        <w:t xml:space="preserve">Þegar kom að lokaverkefninu voru </w:t>
      </w:r>
      <w:r w:rsidRPr="00151BF5">
        <w:rPr>
          <w:spacing w:val="-2"/>
          <w:lang w:val="is-IS"/>
        </w:rPr>
        <w:t>afurðirnar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nær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því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uppfylla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hæfniviðmið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námskeiðsins,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þar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sem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teymin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 xml:space="preserve">höfðu </w:t>
      </w:r>
      <w:proofErr w:type="spellStart"/>
      <w:r w:rsidRPr="00151BF5">
        <w:rPr>
          <w:lang w:val="is-IS"/>
        </w:rPr>
        <w:t>ítrað</w:t>
      </w:r>
      <w:proofErr w:type="spellEnd"/>
      <w:r w:rsidRPr="00151BF5">
        <w:rPr>
          <w:lang w:val="is-IS"/>
        </w:rPr>
        <w:t xml:space="preserve"> verkefnin í gegnum leiðsagna</w:t>
      </w:r>
      <w:r w:rsidR="00B83D31">
        <w:rPr>
          <w:lang w:val="is-IS"/>
        </w:rPr>
        <w:t>r</w:t>
      </w:r>
      <w:r w:rsidRPr="00151BF5">
        <w:rPr>
          <w:lang w:val="is-IS"/>
        </w:rPr>
        <w:t>miðað námsmat.</w:t>
      </w:r>
    </w:p>
    <w:p w14:paraId="41EC2AA1" w14:textId="1F187C65" w:rsidR="006A20DF" w:rsidRPr="00151BF5" w:rsidRDefault="00000000" w:rsidP="000D0B51">
      <w:pPr>
        <w:pStyle w:val="BodyText"/>
        <w:spacing w:before="4" w:line="252" w:lineRule="auto"/>
        <w:ind w:left="875" w:right="888" w:firstLine="298"/>
        <w:jc w:val="both"/>
        <w:rPr>
          <w:lang w:val="is-IS"/>
        </w:rPr>
      </w:pPr>
      <w:r w:rsidRPr="00151BF5">
        <w:rPr>
          <w:lang w:val="is-IS"/>
        </w:rPr>
        <w:t>Þegar</w:t>
      </w:r>
      <w:r w:rsidRPr="00151BF5">
        <w:rPr>
          <w:spacing w:val="10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10"/>
          <w:lang w:val="is-IS"/>
        </w:rPr>
        <w:t xml:space="preserve"> </w:t>
      </w:r>
      <w:r w:rsidRPr="00151BF5">
        <w:rPr>
          <w:lang w:val="is-IS"/>
        </w:rPr>
        <w:t>byrjaðu</w:t>
      </w:r>
      <w:r w:rsidRPr="00151BF5">
        <w:rPr>
          <w:spacing w:val="10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10"/>
          <w:lang w:val="is-IS"/>
        </w:rPr>
        <w:t xml:space="preserve"> </w:t>
      </w:r>
      <w:proofErr w:type="spellStart"/>
      <w:r w:rsidRPr="00151BF5">
        <w:rPr>
          <w:lang w:val="is-IS"/>
        </w:rPr>
        <w:t>Capstone</w:t>
      </w:r>
      <w:proofErr w:type="spellEnd"/>
      <w:r w:rsidR="000A0BE9">
        <w:rPr>
          <w:spacing w:val="10"/>
          <w:lang w:val="is-IS"/>
        </w:rPr>
        <w:t>-</w:t>
      </w:r>
      <w:r w:rsidRPr="00151BF5">
        <w:rPr>
          <w:lang w:val="is-IS"/>
        </w:rPr>
        <w:t>verkefninu</w:t>
      </w:r>
      <w:r w:rsidRPr="00151BF5">
        <w:rPr>
          <w:spacing w:val="10"/>
          <w:lang w:val="is-IS"/>
        </w:rPr>
        <w:t xml:space="preserve"> </w:t>
      </w:r>
      <w:r w:rsidRPr="00151BF5">
        <w:rPr>
          <w:lang w:val="is-IS"/>
        </w:rPr>
        <w:t>fengu</w:t>
      </w:r>
      <w:r w:rsidRPr="00151BF5">
        <w:rPr>
          <w:spacing w:val="10"/>
          <w:lang w:val="is-IS"/>
        </w:rPr>
        <w:t xml:space="preserve"> </w:t>
      </w:r>
      <w:r w:rsidRPr="00151BF5">
        <w:rPr>
          <w:lang w:val="is-IS"/>
        </w:rPr>
        <w:t>þeir</w:t>
      </w:r>
      <w:r w:rsidRPr="00151BF5">
        <w:rPr>
          <w:spacing w:val="10"/>
          <w:lang w:val="is-IS"/>
        </w:rPr>
        <w:t xml:space="preserve"> </w:t>
      </w:r>
      <w:r w:rsidRPr="00151BF5">
        <w:rPr>
          <w:lang w:val="is-IS"/>
        </w:rPr>
        <w:t>tækifæri</w:t>
      </w:r>
      <w:r w:rsidRPr="00151BF5">
        <w:rPr>
          <w:spacing w:val="10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10"/>
          <w:lang w:val="is-IS"/>
        </w:rPr>
        <w:t xml:space="preserve"> </w:t>
      </w:r>
      <w:r w:rsidRPr="00151BF5">
        <w:rPr>
          <w:lang w:val="is-IS"/>
        </w:rPr>
        <w:t>að endurskoða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fyrri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verkefni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bæta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þau,</w:t>
      </w:r>
      <w:r w:rsidRPr="00151BF5">
        <w:rPr>
          <w:spacing w:val="6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margir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sýndu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verulega</w:t>
      </w:r>
      <w:r w:rsidR="00AB10B4">
        <w:rPr>
          <w:lang w:val="is-IS"/>
        </w:rPr>
        <w:t>r</w:t>
      </w:r>
      <w:r w:rsidRPr="00151BF5">
        <w:rPr>
          <w:spacing w:val="4"/>
          <w:lang w:val="is-IS"/>
        </w:rPr>
        <w:t xml:space="preserve"> </w:t>
      </w:r>
      <w:r w:rsidRPr="00151BF5">
        <w:rPr>
          <w:lang w:val="is-IS"/>
        </w:rPr>
        <w:t>framfarir þegar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þeir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samþættu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eldri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vinnu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sína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við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nýrra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efni.</w:t>
      </w:r>
      <w:r w:rsidRPr="00151BF5">
        <w:rPr>
          <w:spacing w:val="60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voru</w:t>
      </w:r>
      <w:r w:rsidRPr="00151BF5">
        <w:rPr>
          <w:spacing w:val="15"/>
          <w:lang w:val="is-IS"/>
        </w:rPr>
        <w:t xml:space="preserve"> </w:t>
      </w:r>
      <w:r w:rsidRPr="00151BF5">
        <w:rPr>
          <w:lang w:val="is-IS"/>
        </w:rPr>
        <w:t>hvattir til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ígrunda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eigið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nám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námskeiðið, og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niðurstöður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þeirra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urðu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mun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 xml:space="preserve">betri. </w:t>
      </w:r>
      <w:r w:rsidRPr="00151BF5">
        <w:rPr>
          <w:spacing w:val="-2"/>
          <w:lang w:val="is-IS"/>
        </w:rPr>
        <w:t xml:space="preserve">Kennslukönnun benti þó til þess að nemendur upplifðu töluvert vinnuálag, sem </w:t>
      </w:r>
      <w:r w:rsidRPr="00151BF5">
        <w:rPr>
          <w:lang w:val="is-IS"/>
        </w:rPr>
        <w:t>er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skiljanlegt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ljósi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þess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námskeiðið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krefst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virkrar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>þátttöku,</w:t>
      </w:r>
      <w:r w:rsidRPr="00151BF5">
        <w:rPr>
          <w:spacing w:val="19"/>
          <w:lang w:val="is-IS"/>
        </w:rPr>
        <w:t xml:space="preserve"> </w:t>
      </w:r>
      <w:r w:rsidRPr="00151BF5">
        <w:rPr>
          <w:lang w:val="is-IS"/>
        </w:rPr>
        <w:t>samvinnu</w:t>
      </w:r>
      <w:r w:rsidRPr="00151BF5">
        <w:rPr>
          <w:spacing w:val="16"/>
          <w:lang w:val="is-IS"/>
        </w:rPr>
        <w:t xml:space="preserve"> </w:t>
      </w:r>
      <w:r w:rsidRPr="00151BF5">
        <w:rPr>
          <w:lang w:val="is-IS"/>
        </w:rPr>
        <w:t xml:space="preserve">og </w:t>
      </w:r>
      <w:proofErr w:type="spellStart"/>
      <w:r w:rsidRPr="00151BF5">
        <w:rPr>
          <w:spacing w:val="-4"/>
          <w:lang w:val="is-IS"/>
        </w:rPr>
        <w:t>ítrunar</w:t>
      </w:r>
      <w:proofErr w:type="spellEnd"/>
      <w:r w:rsidRPr="00151BF5">
        <w:rPr>
          <w:spacing w:val="-4"/>
          <w:lang w:val="is-IS"/>
        </w:rPr>
        <w:t xml:space="preserve"> verkefna.</w:t>
      </w:r>
      <w:r w:rsidRPr="00151BF5">
        <w:rPr>
          <w:spacing w:val="33"/>
          <w:lang w:val="is-IS"/>
        </w:rPr>
        <w:t xml:space="preserve"> </w:t>
      </w:r>
      <w:r w:rsidRPr="00151BF5">
        <w:rPr>
          <w:spacing w:val="-4"/>
          <w:lang w:val="is-IS"/>
        </w:rPr>
        <w:t xml:space="preserve">Þrátt fyrir það töldu nemendur að námskeiðið brúaði bilið milli </w:t>
      </w:r>
      <w:r w:rsidRPr="00151BF5">
        <w:rPr>
          <w:lang w:val="is-IS"/>
        </w:rPr>
        <w:t>fræðilegrar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þekkingar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hagnýtra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verkefna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6"/>
          <w:lang w:val="is-IS"/>
        </w:rPr>
        <w:t xml:space="preserve"> </w:t>
      </w:r>
      <w:r w:rsidRPr="00151BF5">
        <w:rPr>
          <w:lang w:val="is-IS"/>
        </w:rPr>
        <w:t>styrkti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þá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langtímahópavinnu.</w:t>
      </w:r>
    </w:p>
    <w:p w14:paraId="1C2C2ACC" w14:textId="01DA1CC7" w:rsidR="006A20DF" w:rsidRPr="00151BF5" w:rsidRDefault="00000000">
      <w:pPr>
        <w:pStyle w:val="BodyText"/>
        <w:spacing w:before="4" w:line="252" w:lineRule="auto"/>
        <w:ind w:left="875" w:right="888" w:firstLine="298"/>
        <w:jc w:val="both"/>
        <w:rPr>
          <w:lang w:val="is-IS"/>
        </w:rPr>
      </w:pPr>
      <w:r w:rsidRPr="00151BF5">
        <w:rPr>
          <w:spacing w:val="-4"/>
          <w:lang w:val="is-IS"/>
        </w:rPr>
        <w:t>Nemendur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4"/>
          <w:lang w:val="is-IS"/>
        </w:rPr>
        <w:t>lýstu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4"/>
          <w:lang w:val="is-IS"/>
        </w:rPr>
        <w:t>námskeiðinu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4"/>
          <w:lang w:val="is-IS"/>
        </w:rPr>
        <w:t>sem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4"/>
          <w:lang w:val="is-IS"/>
        </w:rPr>
        <w:t>einstaklega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4"/>
          <w:lang w:val="is-IS"/>
        </w:rPr>
        <w:t>nemendamiðuðu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4"/>
          <w:lang w:val="is-IS"/>
        </w:rPr>
        <w:t>og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4"/>
          <w:lang w:val="is-IS"/>
        </w:rPr>
        <w:t>þeir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4"/>
          <w:lang w:val="is-IS"/>
        </w:rPr>
        <w:t xml:space="preserve">fundu </w:t>
      </w:r>
      <w:r w:rsidRPr="00151BF5">
        <w:rPr>
          <w:lang w:val="is-IS"/>
        </w:rPr>
        <w:t xml:space="preserve">að þessi kennsluaðferð, byggð á </w:t>
      </w:r>
      <w:proofErr w:type="spellStart"/>
      <w:r w:rsidRPr="00151BF5">
        <w:rPr>
          <w:lang w:val="is-IS"/>
        </w:rPr>
        <w:t>LbD</w:t>
      </w:r>
      <w:proofErr w:type="spellEnd"/>
      <w:r w:rsidRPr="00151BF5">
        <w:rPr>
          <w:lang w:val="is-IS"/>
        </w:rPr>
        <w:t>, hámarkaði þátttöku þeirra og afrakstur. Þeir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fundu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þessi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hagnýta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nálgun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auðveldaði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þeim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skilja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nýta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efnið,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 xml:space="preserve">sem </w:t>
      </w:r>
      <w:r w:rsidRPr="00151BF5">
        <w:rPr>
          <w:spacing w:val="-6"/>
          <w:lang w:val="is-IS"/>
        </w:rPr>
        <w:t>gerði námskeiðið aðgengilegra og minna yfirþyrmandi</w:t>
      </w:r>
      <w:r w:rsidR="00B83D31">
        <w:rPr>
          <w:spacing w:val="-6"/>
          <w:lang w:val="is-IS"/>
        </w:rPr>
        <w:t>,</w:t>
      </w:r>
      <w:r w:rsidRPr="00151BF5">
        <w:rPr>
          <w:spacing w:val="-6"/>
          <w:lang w:val="is-IS"/>
        </w:rPr>
        <w:t xml:space="preserve"> sem samrýmist kenningum </w:t>
      </w:r>
      <w:hyperlink w:anchor="_bookmark12" w:history="1">
        <w:proofErr w:type="spellStart"/>
        <w:r w:rsidR="006A20DF" w:rsidRPr="00151BF5">
          <w:rPr>
            <w:lang w:val="is-IS"/>
          </w:rPr>
          <w:t>Kolb</w:t>
        </w:r>
        <w:proofErr w:type="spellEnd"/>
      </w:hyperlink>
      <w:r w:rsidRPr="00151BF5">
        <w:rPr>
          <w:lang w:val="is-IS"/>
        </w:rPr>
        <w:t xml:space="preserve"> </w:t>
      </w:r>
      <w:hyperlink w:anchor="_bookmark12" w:history="1">
        <w:r w:rsidR="003822B8">
          <w:rPr>
            <w:lang w:val="is-IS"/>
          </w:rPr>
          <w:t>(</w:t>
        </w:r>
        <w:r w:rsidR="006A20DF" w:rsidRPr="00151BF5">
          <w:rPr>
            <w:lang w:val="is-IS"/>
          </w:rPr>
          <w:t>20</w:t>
        </w:r>
      </w:hyperlink>
      <w:r w:rsidRPr="00151BF5">
        <w:rPr>
          <w:lang w:val="is-IS"/>
        </w:rPr>
        <w:t>14</w:t>
      </w:r>
      <w:r w:rsidR="003822B8">
        <w:rPr>
          <w:lang w:val="is-IS"/>
        </w:rPr>
        <w:t>)</w:t>
      </w:r>
      <w:r w:rsidRPr="00151BF5">
        <w:rPr>
          <w:lang w:val="is-IS"/>
        </w:rPr>
        <w:t>.</w:t>
      </w:r>
    </w:p>
    <w:p w14:paraId="65729273" w14:textId="3425A555" w:rsidR="006A20DF" w:rsidRPr="00151BF5" w:rsidRDefault="00000000">
      <w:pPr>
        <w:pStyle w:val="BodyText"/>
        <w:spacing w:before="3" w:line="252" w:lineRule="auto"/>
        <w:ind w:left="875" w:right="887" w:firstLine="298"/>
        <w:jc w:val="both"/>
        <w:rPr>
          <w:lang w:val="is-IS"/>
        </w:rPr>
      </w:pPr>
      <w:r w:rsidRPr="00151BF5">
        <w:rPr>
          <w:lang w:val="is-IS"/>
        </w:rPr>
        <w:t>Samstarfsfyrirtækið var ánægt með niðurstöður og sá möguleika á að nýta þær í sinni starfsemi.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Ég fékk sama samstarfsfyrirtæki og árið áður, og þeim fannst munur á kynningum milli ára verulegur.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 xml:space="preserve">Þó að vissu leyti </w:t>
      </w:r>
      <w:r w:rsidR="00B83D31">
        <w:rPr>
          <w:lang w:val="is-IS"/>
        </w:rPr>
        <w:t xml:space="preserve">sé </w:t>
      </w:r>
      <w:r w:rsidRPr="00151BF5">
        <w:rPr>
          <w:lang w:val="is-IS"/>
        </w:rPr>
        <w:t>ósanngjarnt að bera árgangana saman, þá skorti fyrra árið dýpt og samhengi þar sem hver lota byggði á glænýju gagnasetti úr gjörólíku viðskiptaumhverfi. Í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nýja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fyrirkomulaginu</w:t>
      </w:r>
      <w:r w:rsidRPr="00151BF5">
        <w:rPr>
          <w:spacing w:val="-3"/>
          <w:lang w:val="is-IS"/>
        </w:rPr>
        <w:t xml:space="preserve"> </w:t>
      </w:r>
      <w:r w:rsidRPr="00151BF5">
        <w:rPr>
          <w:lang w:val="is-IS"/>
        </w:rPr>
        <w:t>var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sami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efniviður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skoðaður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út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frá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fleiri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 xml:space="preserve">sjónarhornum, sem skilaði sér í heildstæðari og </w:t>
      </w:r>
      <w:r w:rsidR="00A675ED">
        <w:rPr>
          <w:lang w:val="is-IS"/>
        </w:rPr>
        <w:t xml:space="preserve">meira </w:t>
      </w:r>
      <w:r w:rsidRPr="00151BF5">
        <w:rPr>
          <w:lang w:val="is-IS"/>
        </w:rPr>
        <w:t>aðlaðandi kynningu fyrir fyrirtækið.</w:t>
      </w:r>
    </w:p>
    <w:p w14:paraId="77692469" w14:textId="77777777" w:rsidR="006A20DF" w:rsidRPr="00151BF5" w:rsidRDefault="006A20DF">
      <w:pPr>
        <w:pStyle w:val="BodyText"/>
        <w:spacing w:before="113"/>
        <w:rPr>
          <w:lang w:val="is-IS"/>
        </w:rPr>
      </w:pPr>
    </w:p>
    <w:p w14:paraId="17A6B9CC" w14:textId="77777777" w:rsidR="006A20DF" w:rsidRPr="00151BF5" w:rsidRDefault="00000000">
      <w:pPr>
        <w:pStyle w:val="Heading1"/>
        <w:jc w:val="both"/>
        <w:rPr>
          <w:lang w:val="is-IS"/>
        </w:rPr>
      </w:pPr>
      <w:r w:rsidRPr="00151BF5">
        <w:rPr>
          <w:w w:val="105"/>
          <w:lang w:val="is-IS"/>
        </w:rPr>
        <w:lastRenderedPageBreak/>
        <w:t>Umræður,</w:t>
      </w:r>
      <w:r w:rsidRPr="00151BF5">
        <w:rPr>
          <w:spacing w:val="30"/>
          <w:w w:val="105"/>
          <w:lang w:val="is-IS"/>
        </w:rPr>
        <w:t xml:space="preserve"> </w:t>
      </w:r>
      <w:r w:rsidRPr="00151BF5">
        <w:rPr>
          <w:w w:val="105"/>
          <w:lang w:val="is-IS"/>
        </w:rPr>
        <w:t>lærdómur</w:t>
      </w:r>
      <w:r w:rsidRPr="00151BF5">
        <w:rPr>
          <w:spacing w:val="30"/>
          <w:w w:val="105"/>
          <w:lang w:val="is-IS"/>
        </w:rPr>
        <w:t xml:space="preserve"> </w:t>
      </w:r>
      <w:r w:rsidRPr="00151BF5">
        <w:rPr>
          <w:w w:val="105"/>
          <w:lang w:val="is-IS"/>
        </w:rPr>
        <w:t>og</w:t>
      </w:r>
      <w:r w:rsidRPr="00151BF5">
        <w:rPr>
          <w:spacing w:val="29"/>
          <w:w w:val="105"/>
          <w:lang w:val="is-IS"/>
        </w:rPr>
        <w:t xml:space="preserve"> </w:t>
      </w:r>
      <w:r w:rsidRPr="00151BF5">
        <w:rPr>
          <w:spacing w:val="-2"/>
          <w:w w:val="105"/>
          <w:lang w:val="is-IS"/>
        </w:rPr>
        <w:t>framhald</w:t>
      </w:r>
    </w:p>
    <w:p w14:paraId="0EA1F70E" w14:textId="581A0029" w:rsidR="006A20DF" w:rsidRPr="00151BF5" w:rsidRDefault="00000000">
      <w:pPr>
        <w:pStyle w:val="BodyText"/>
        <w:spacing w:line="252" w:lineRule="auto"/>
        <w:ind w:left="875" w:right="888"/>
        <w:jc w:val="both"/>
        <w:rPr>
          <w:lang w:val="is-IS"/>
        </w:rPr>
      </w:pPr>
      <w:r w:rsidRPr="00151BF5">
        <w:rPr>
          <w:spacing w:val="-4"/>
          <w:lang w:val="is-IS"/>
        </w:rPr>
        <w:t xml:space="preserve">Endurhönnun námskeiðsins í viðskiptagreind sýnir hvernig má byggja námskeið </w:t>
      </w:r>
      <w:r w:rsidRPr="00151BF5">
        <w:rPr>
          <w:spacing w:val="-2"/>
          <w:lang w:val="is-IS"/>
        </w:rPr>
        <w:t>á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hagnýtri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hæfni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raunverulegum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verkefnum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með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traustum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kenn</w:t>
      </w:r>
      <w:r w:rsidR="000F72B4">
        <w:rPr>
          <w:spacing w:val="-2"/>
          <w:lang w:val="is-IS"/>
        </w:rPr>
        <w:t>slu</w:t>
      </w:r>
      <w:r w:rsidRPr="00151BF5">
        <w:rPr>
          <w:spacing w:val="-2"/>
          <w:lang w:val="is-IS"/>
        </w:rPr>
        <w:t>fræðilegum grunni.</w:t>
      </w:r>
      <w:r w:rsidRPr="00151BF5">
        <w:rPr>
          <w:spacing w:val="16"/>
          <w:lang w:val="is-IS"/>
        </w:rPr>
        <w:t xml:space="preserve"> </w:t>
      </w:r>
      <w:r w:rsidRPr="00151BF5">
        <w:rPr>
          <w:spacing w:val="-2"/>
          <w:lang w:val="is-IS"/>
        </w:rPr>
        <w:t>Nemendur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fengu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tækifæri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til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að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takast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á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við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óljósar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flóknar</w:t>
      </w:r>
      <w:r w:rsidRPr="00151BF5">
        <w:rPr>
          <w:spacing w:val="-9"/>
          <w:lang w:val="is-IS"/>
        </w:rPr>
        <w:t xml:space="preserve"> </w:t>
      </w:r>
      <w:r w:rsidRPr="00151BF5">
        <w:rPr>
          <w:spacing w:val="-2"/>
          <w:lang w:val="is-IS"/>
        </w:rPr>
        <w:t>áskoranir</w:t>
      </w:r>
      <w:r w:rsidR="00B83D31">
        <w:rPr>
          <w:spacing w:val="-2"/>
          <w:lang w:val="is-IS"/>
        </w:rPr>
        <w:t xml:space="preserve"> til að </w:t>
      </w:r>
      <w:r w:rsidRPr="00151BF5">
        <w:rPr>
          <w:lang w:val="is-IS"/>
        </w:rPr>
        <w:t>þróa lausnir í samvinnu og axla ábyrgð á niðurstöðum.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Slík nálgun styrkir skilning á hvernig fræðileg þekking nýtist í raunverulegum aðstæðum og hvernig markviss endurgjöf og samvinna stuðla að faglegum vinnubrögðum.</w:t>
      </w:r>
    </w:p>
    <w:p w14:paraId="768F8011" w14:textId="21529B16" w:rsidR="006A20DF" w:rsidRPr="00151BF5" w:rsidRDefault="00000000">
      <w:pPr>
        <w:pStyle w:val="BodyText"/>
        <w:spacing w:before="1" w:line="252" w:lineRule="auto"/>
        <w:ind w:left="875" w:right="888" w:firstLine="298"/>
        <w:jc w:val="both"/>
        <w:rPr>
          <w:lang w:val="is-IS"/>
        </w:rPr>
      </w:pPr>
      <w:r w:rsidRPr="00151BF5">
        <w:rPr>
          <w:spacing w:val="-2"/>
          <w:lang w:val="is-IS"/>
        </w:rPr>
        <w:t>Námskeiðið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hófst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með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mikilli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virkni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og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þátttöku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nemenda.</w:t>
      </w:r>
      <w:r w:rsidRPr="00151BF5">
        <w:rPr>
          <w:spacing w:val="16"/>
          <w:lang w:val="is-IS"/>
        </w:rPr>
        <w:t xml:space="preserve"> </w:t>
      </w:r>
      <w:r w:rsidRPr="00151BF5">
        <w:rPr>
          <w:spacing w:val="-2"/>
          <w:lang w:val="is-IS"/>
        </w:rPr>
        <w:t>Úrvinnsla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2"/>
          <w:lang w:val="is-IS"/>
        </w:rPr>
        <w:t xml:space="preserve">fyrsta </w:t>
      </w:r>
      <w:r w:rsidRPr="00151BF5">
        <w:rPr>
          <w:lang w:val="is-IS"/>
        </w:rPr>
        <w:t>þemaverkefninu var þó lakari en í þeim sem fylgdu á eftir, þar sem nemendur voru enn að kynnast viðfangsefninu, mynda hópa og tileinka sér nýja aðferða- fræði.</w:t>
      </w:r>
      <w:r w:rsidRPr="00151BF5">
        <w:rPr>
          <w:spacing w:val="14"/>
          <w:lang w:val="is-IS"/>
        </w:rPr>
        <w:t xml:space="preserve"> </w:t>
      </w:r>
      <w:r w:rsidRPr="00151BF5">
        <w:rPr>
          <w:lang w:val="is-IS"/>
        </w:rPr>
        <w:t>Þau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teymi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héldu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sama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rauða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þr</w:t>
      </w:r>
      <w:r w:rsidR="00A24960">
        <w:rPr>
          <w:lang w:val="is-IS"/>
        </w:rPr>
        <w:t>æði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gegnum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öll</w:t>
      </w:r>
      <w:r w:rsidRPr="00151BF5">
        <w:rPr>
          <w:spacing w:val="-5"/>
          <w:lang w:val="is-IS"/>
        </w:rPr>
        <w:t xml:space="preserve"> </w:t>
      </w:r>
      <w:proofErr w:type="spellStart"/>
      <w:r w:rsidRPr="00151BF5">
        <w:rPr>
          <w:lang w:val="is-IS"/>
        </w:rPr>
        <w:t>tAPP</w:t>
      </w:r>
      <w:proofErr w:type="spellEnd"/>
      <w:r w:rsidRPr="00151BF5">
        <w:rPr>
          <w:lang w:val="is-IS"/>
        </w:rPr>
        <w:t>-verkefnin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 xml:space="preserve">áttu mun auðveldara með að samþætta afurðirnar í </w:t>
      </w:r>
      <w:proofErr w:type="spellStart"/>
      <w:r w:rsidRPr="00151BF5">
        <w:rPr>
          <w:lang w:val="is-IS"/>
        </w:rPr>
        <w:t>Capstone</w:t>
      </w:r>
      <w:proofErr w:type="spellEnd"/>
      <w:r w:rsidRPr="00151BF5">
        <w:rPr>
          <w:lang w:val="is-IS"/>
        </w:rPr>
        <w:t>-verkefninu.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Í framtíðinni verður lögð meiri áhersla á fyrstu vikuna til að læra inn á gögnin, efla traust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innan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hópa,</w:t>
      </w:r>
      <w:r w:rsidRPr="00151BF5">
        <w:rPr>
          <w:spacing w:val="-1"/>
          <w:lang w:val="is-IS"/>
        </w:rPr>
        <w:t xml:space="preserve"> </w:t>
      </w:r>
      <w:r w:rsidRPr="00151BF5">
        <w:rPr>
          <w:lang w:val="is-IS"/>
        </w:rPr>
        <w:t>samstilla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væntingar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tryggja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skýran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fókus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>teymisins</w:t>
      </w:r>
      <w:r w:rsidRPr="00151BF5">
        <w:rPr>
          <w:spacing w:val="-2"/>
          <w:lang w:val="is-IS"/>
        </w:rPr>
        <w:t xml:space="preserve"> </w:t>
      </w:r>
      <w:r w:rsidRPr="00151BF5">
        <w:rPr>
          <w:lang w:val="is-IS"/>
        </w:rPr>
        <w:t xml:space="preserve">áður </w:t>
      </w:r>
      <w:r w:rsidRPr="00151BF5">
        <w:rPr>
          <w:spacing w:val="-2"/>
          <w:lang w:val="is-IS"/>
        </w:rPr>
        <w:t>en</w:t>
      </w:r>
      <w:r w:rsidRPr="00151BF5">
        <w:rPr>
          <w:spacing w:val="-11"/>
          <w:lang w:val="is-IS"/>
        </w:rPr>
        <w:t xml:space="preserve"> </w:t>
      </w:r>
      <w:r w:rsidRPr="00151BF5">
        <w:rPr>
          <w:spacing w:val="-2"/>
          <w:lang w:val="is-IS"/>
        </w:rPr>
        <w:t>farið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í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aðferðafræði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hverrar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lotu.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Slík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undirbúningsvinna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getur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einnig</w:t>
      </w:r>
      <w:r w:rsidRPr="00151BF5">
        <w:rPr>
          <w:spacing w:val="-10"/>
          <w:lang w:val="is-IS"/>
        </w:rPr>
        <w:t xml:space="preserve"> </w:t>
      </w:r>
      <w:r w:rsidRPr="00151BF5">
        <w:rPr>
          <w:spacing w:val="-2"/>
          <w:lang w:val="is-IS"/>
        </w:rPr>
        <w:t>dreg</w:t>
      </w:r>
      <w:r w:rsidRPr="00151BF5">
        <w:rPr>
          <w:lang w:val="is-IS"/>
        </w:rPr>
        <w:t>ið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úr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upplifðu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vinnuálagi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aukið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gæði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lokaafurða,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þar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byggja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á traustri samvinnu og dýpri skilningi á samhengi verkefnisins.</w:t>
      </w:r>
    </w:p>
    <w:p w14:paraId="7A30FDEA" w14:textId="77777777" w:rsidR="006A20DF" w:rsidRPr="00151BF5" w:rsidRDefault="00000000">
      <w:pPr>
        <w:pStyle w:val="BodyText"/>
        <w:spacing w:before="5" w:line="252" w:lineRule="auto"/>
        <w:ind w:left="875" w:right="888" w:firstLine="298"/>
        <w:jc w:val="both"/>
        <w:rPr>
          <w:lang w:val="is-IS"/>
        </w:rPr>
      </w:pPr>
      <w:r w:rsidRPr="00151BF5">
        <w:rPr>
          <w:lang w:val="is-IS"/>
        </w:rPr>
        <w:t>Kennsla</w:t>
      </w:r>
      <w:r w:rsidRPr="00151BF5">
        <w:rPr>
          <w:spacing w:val="-13"/>
          <w:lang w:val="is-IS"/>
        </w:rPr>
        <w:t xml:space="preserve"> </w:t>
      </w:r>
      <w:r w:rsidRPr="00151BF5">
        <w:rPr>
          <w:lang w:val="is-IS"/>
        </w:rPr>
        <w:t>á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raunverulegum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verkefnum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krefst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þess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nemendur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geri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sér</w:t>
      </w:r>
      <w:r w:rsidRPr="00151BF5">
        <w:rPr>
          <w:spacing w:val="-12"/>
          <w:lang w:val="is-IS"/>
        </w:rPr>
        <w:t xml:space="preserve"> </w:t>
      </w:r>
      <w:r w:rsidRPr="00151BF5">
        <w:rPr>
          <w:lang w:val="is-IS"/>
        </w:rPr>
        <w:t>grein fyrir að væntingar samstarfsaðila eru oft ólíkar þeim sem þeir þekkja úr hefð- bundnum námskeiðum.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>Gagnrýnin nálgun á gögn frá upphafi og skýr, traust framsetning niðurstaðna eru lykilatriði.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 xml:space="preserve">Til að styðja tæknilega vinnu hefur kennsla á </w:t>
      </w:r>
      <w:proofErr w:type="spellStart"/>
      <w:r w:rsidRPr="00151BF5">
        <w:rPr>
          <w:lang w:val="is-IS"/>
        </w:rPr>
        <w:t>GitHub</w:t>
      </w:r>
      <w:proofErr w:type="spellEnd"/>
      <w:r w:rsidRPr="00151BF5">
        <w:rPr>
          <w:lang w:val="is-IS"/>
        </w:rPr>
        <w:t xml:space="preserve"> verið færð yfir í undanfaranámskeið í upplýsingaverkfræði, þar sem nemendur öðlast grunnfærni í verkfærunum áður en þau eru nýtt í </w:t>
      </w:r>
      <w:r w:rsidRPr="00151BF5">
        <w:rPr>
          <w:spacing w:val="-2"/>
          <w:lang w:val="is-IS"/>
        </w:rPr>
        <w:t>langtímaverkefnum.</w:t>
      </w:r>
    </w:p>
    <w:p w14:paraId="4489F005" w14:textId="35DEC44D" w:rsidR="006A20DF" w:rsidRPr="00151BF5" w:rsidRDefault="00000000">
      <w:pPr>
        <w:pStyle w:val="BodyText"/>
        <w:spacing w:before="4" w:line="252" w:lineRule="auto"/>
        <w:ind w:left="875" w:right="888" w:firstLine="298"/>
        <w:jc w:val="both"/>
        <w:rPr>
          <w:lang w:val="is-IS"/>
        </w:rPr>
      </w:pPr>
      <w:r w:rsidRPr="00151BF5">
        <w:rPr>
          <w:spacing w:val="-4"/>
          <w:lang w:val="is-IS"/>
        </w:rPr>
        <w:t xml:space="preserve">Niðurstöður sýna að með skýrum námsmarkmiðum, verkefnamiðaðri nálgun </w:t>
      </w:r>
      <w:r w:rsidRPr="00151BF5">
        <w:rPr>
          <w:lang w:val="is-IS"/>
        </w:rPr>
        <w:t>og samþættingu teymisvinnu er hægt að efla hagnýta hæfni nemenda og gera námskeið að brú milli náms og starfs.</w:t>
      </w:r>
      <w:r w:rsidRPr="00151BF5">
        <w:rPr>
          <w:spacing w:val="40"/>
          <w:lang w:val="is-IS"/>
        </w:rPr>
        <w:t xml:space="preserve"> </w:t>
      </w:r>
      <w:r w:rsidRPr="00151BF5">
        <w:rPr>
          <w:lang w:val="is-IS"/>
        </w:rPr>
        <w:t xml:space="preserve">Markmiðið er að undirbúa nemendur betur fyrir atvinnulífið, styrkja tengsl háskóla og samfélags og skapa heilbrigt </w:t>
      </w:r>
      <w:r w:rsidRPr="00151BF5">
        <w:rPr>
          <w:spacing w:val="-4"/>
          <w:lang w:val="is-IS"/>
        </w:rPr>
        <w:t>námsumhverfi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4"/>
          <w:lang w:val="is-IS"/>
        </w:rPr>
        <w:t>sem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4"/>
          <w:lang w:val="is-IS"/>
        </w:rPr>
        <w:t>styður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4"/>
          <w:lang w:val="is-IS"/>
        </w:rPr>
        <w:t>við</w:t>
      </w:r>
      <w:r w:rsidRPr="00151BF5">
        <w:rPr>
          <w:spacing w:val="-8"/>
          <w:lang w:val="is-IS"/>
        </w:rPr>
        <w:t xml:space="preserve"> </w:t>
      </w:r>
      <w:r w:rsidRPr="00151BF5">
        <w:rPr>
          <w:spacing w:val="-4"/>
          <w:lang w:val="is-IS"/>
        </w:rPr>
        <w:t>uppbyggilega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4"/>
          <w:lang w:val="is-IS"/>
        </w:rPr>
        <w:t>hópavinnu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4"/>
          <w:lang w:val="is-IS"/>
        </w:rPr>
        <w:t>og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4"/>
          <w:lang w:val="is-IS"/>
        </w:rPr>
        <w:t>raunhæf</w:t>
      </w:r>
      <w:r w:rsidRPr="00151BF5">
        <w:rPr>
          <w:spacing w:val="-7"/>
          <w:lang w:val="is-IS"/>
        </w:rPr>
        <w:t xml:space="preserve"> </w:t>
      </w:r>
      <w:r w:rsidRPr="00151BF5">
        <w:rPr>
          <w:spacing w:val="-4"/>
          <w:lang w:val="is-IS"/>
        </w:rPr>
        <w:t>verkefni.</w:t>
      </w:r>
      <w:r w:rsidRPr="00151BF5">
        <w:rPr>
          <w:spacing w:val="22"/>
          <w:lang w:val="is-IS"/>
        </w:rPr>
        <w:t xml:space="preserve"> </w:t>
      </w:r>
      <w:proofErr w:type="spellStart"/>
      <w:r w:rsidRPr="00151BF5">
        <w:rPr>
          <w:spacing w:val="-4"/>
          <w:lang w:val="is-IS"/>
        </w:rPr>
        <w:t>Fyr</w:t>
      </w:r>
      <w:proofErr w:type="spellEnd"/>
      <w:r w:rsidRPr="00151BF5">
        <w:rPr>
          <w:spacing w:val="-4"/>
          <w:lang w:val="is-IS"/>
        </w:rPr>
        <w:t xml:space="preserve">- </w:t>
      </w:r>
      <w:proofErr w:type="spellStart"/>
      <w:r w:rsidRPr="00151BF5">
        <w:rPr>
          <w:lang w:val="is-IS"/>
        </w:rPr>
        <w:t>irtækið</w:t>
      </w:r>
      <w:proofErr w:type="spellEnd"/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sem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tók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þátt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hefur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lýst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ánægju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breytingarnar,</w:t>
      </w:r>
      <w:r w:rsidRPr="00151BF5">
        <w:rPr>
          <w:spacing w:val="-9"/>
          <w:lang w:val="is-IS"/>
        </w:rPr>
        <w:t xml:space="preserve"> </w:t>
      </w:r>
      <w:r w:rsidRPr="00151BF5">
        <w:rPr>
          <w:lang w:val="is-IS"/>
        </w:rPr>
        <w:t>og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unnið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er</w:t>
      </w:r>
      <w:r w:rsidRPr="00151BF5">
        <w:rPr>
          <w:spacing w:val="-11"/>
          <w:lang w:val="is-IS"/>
        </w:rPr>
        <w:t xml:space="preserve"> </w:t>
      </w:r>
      <w:r w:rsidRPr="00151BF5">
        <w:rPr>
          <w:lang w:val="is-IS"/>
        </w:rPr>
        <w:t>áfram</w:t>
      </w:r>
      <w:r w:rsidRPr="00151BF5">
        <w:rPr>
          <w:spacing w:val="-11"/>
          <w:lang w:val="is-IS"/>
        </w:rPr>
        <w:t xml:space="preserve"> </w:t>
      </w:r>
      <w:r w:rsidR="00A675ED">
        <w:rPr>
          <w:lang w:val="is-IS"/>
        </w:rPr>
        <w:t>við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minnka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vinnuálag,</w:t>
      </w:r>
      <w:r w:rsidRPr="00151BF5">
        <w:rPr>
          <w:spacing w:val="-4"/>
          <w:lang w:val="is-IS"/>
        </w:rPr>
        <w:t xml:space="preserve"> </w:t>
      </w:r>
      <w:r w:rsidRPr="00151BF5">
        <w:rPr>
          <w:lang w:val="is-IS"/>
        </w:rPr>
        <w:t>til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dæmis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með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því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að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stilla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væntingar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strax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í</w:t>
      </w:r>
      <w:r w:rsidRPr="00151BF5">
        <w:rPr>
          <w:spacing w:val="-5"/>
          <w:lang w:val="is-IS"/>
        </w:rPr>
        <w:t xml:space="preserve"> </w:t>
      </w:r>
      <w:r w:rsidRPr="00151BF5">
        <w:rPr>
          <w:lang w:val="is-IS"/>
        </w:rPr>
        <w:t>upphafi.</w:t>
      </w:r>
    </w:p>
    <w:p w14:paraId="7AC9CCF3" w14:textId="77777777" w:rsidR="006A20DF" w:rsidRPr="00151BF5" w:rsidRDefault="006A20DF">
      <w:pPr>
        <w:pStyle w:val="BodyText"/>
        <w:rPr>
          <w:lang w:val="is-IS"/>
        </w:rPr>
      </w:pPr>
    </w:p>
    <w:p w14:paraId="2AC87E04" w14:textId="77777777" w:rsidR="006A20DF" w:rsidRPr="00151BF5" w:rsidRDefault="006A20DF">
      <w:pPr>
        <w:pStyle w:val="BodyText"/>
        <w:spacing w:before="5"/>
        <w:rPr>
          <w:lang w:val="is-IS"/>
        </w:rPr>
      </w:pPr>
    </w:p>
    <w:p w14:paraId="68971D1E" w14:textId="77777777" w:rsidR="006A20DF" w:rsidRDefault="00000000">
      <w:pPr>
        <w:pStyle w:val="Heading1"/>
        <w:rPr>
          <w:spacing w:val="-2"/>
          <w:w w:val="105"/>
          <w:lang w:val="is-IS"/>
        </w:rPr>
      </w:pPr>
      <w:r w:rsidRPr="00151BF5">
        <w:rPr>
          <w:spacing w:val="-2"/>
          <w:w w:val="105"/>
          <w:lang w:val="is-IS"/>
        </w:rPr>
        <w:t>Heimildir</w:t>
      </w:r>
    </w:p>
    <w:p w14:paraId="581FD2FD" w14:textId="77777777" w:rsidR="00813225" w:rsidRPr="00151BF5" w:rsidRDefault="00813225">
      <w:pPr>
        <w:pStyle w:val="Heading1"/>
        <w:rPr>
          <w:lang w:val="is-IS"/>
        </w:rPr>
      </w:pPr>
    </w:p>
    <w:p w14:paraId="0844F48C" w14:textId="44FCC235" w:rsidR="006A20DF" w:rsidRPr="003D763A" w:rsidRDefault="00000000" w:rsidP="003D763A">
      <w:pPr>
        <w:spacing w:after="120"/>
        <w:ind w:left="284" w:hanging="284"/>
      </w:pPr>
      <w:bookmarkStart w:id="17" w:name="_bookmark4"/>
      <w:bookmarkEnd w:id="17"/>
      <w:r w:rsidRPr="003D763A">
        <w:t xml:space="preserve">Aurora </w:t>
      </w:r>
      <w:r w:rsidR="00905709" w:rsidRPr="003D763A">
        <w:t xml:space="preserve">European </w:t>
      </w:r>
      <w:r w:rsidRPr="003D763A">
        <w:t>Universities</w:t>
      </w:r>
      <w:r w:rsidR="00905709" w:rsidRPr="003D763A">
        <w:t>. (e.d.)</w:t>
      </w:r>
      <w:r w:rsidRPr="003D763A">
        <w:t xml:space="preserve">. </w:t>
      </w:r>
      <w:r w:rsidRPr="00C920CC">
        <w:rPr>
          <w:i/>
          <w:iCs/>
        </w:rPr>
        <w:t xml:space="preserve">Aurora competence framework (ACF): </w:t>
      </w:r>
      <w:r w:rsidR="00C920CC" w:rsidRPr="00C920CC">
        <w:rPr>
          <w:i/>
          <w:iCs/>
        </w:rPr>
        <w:t>LOUIS</w:t>
      </w:r>
      <w:r w:rsidRPr="00C920CC">
        <w:rPr>
          <w:i/>
          <w:iCs/>
        </w:rPr>
        <w:t xml:space="preserve"> competence tool</w:t>
      </w:r>
      <w:r w:rsidRPr="003D763A">
        <w:t xml:space="preserve">. </w:t>
      </w:r>
      <w:hyperlink r:id="rId25">
        <w:r w:rsidR="003D763A" w:rsidRPr="003D763A">
          <w:rPr>
            <w:rStyle w:val="Hyperlink"/>
          </w:rPr>
          <w:t>https://aurora-universities.eu/resource/aurora-louis-competences-tool/</w:t>
        </w:r>
      </w:hyperlink>
    </w:p>
    <w:p w14:paraId="586660DF" w14:textId="64096F50" w:rsidR="006A20DF" w:rsidRPr="003D763A" w:rsidRDefault="00000000" w:rsidP="003D763A">
      <w:pPr>
        <w:spacing w:after="120"/>
        <w:ind w:left="284" w:hanging="284"/>
      </w:pPr>
      <w:bookmarkStart w:id="18" w:name="_bookmark5"/>
      <w:bookmarkEnd w:id="18"/>
      <w:r w:rsidRPr="003D763A">
        <w:t xml:space="preserve">Barrows, </w:t>
      </w:r>
      <w:r w:rsidR="003D763A" w:rsidRPr="003D763A">
        <w:t>H. S.</w:t>
      </w:r>
      <w:r w:rsidR="003D763A">
        <w:t xml:space="preserve"> </w:t>
      </w:r>
      <w:r w:rsidR="003D763A" w:rsidRPr="003D763A">
        <w:t xml:space="preserve">og </w:t>
      </w:r>
      <w:r w:rsidRPr="000D0B51">
        <w:t xml:space="preserve">Tamblyn, </w:t>
      </w:r>
      <w:r w:rsidR="003D763A" w:rsidRPr="003D763A">
        <w:t>R. M</w:t>
      </w:r>
      <w:r w:rsidRPr="000D0B51">
        <w:t>.</w:t>
      </w:r>
      <w:r w:rsidRPr="003D763A">
        <w:t xml:space="preserve"> </w:t>
      </w:r>
      <w:r w:rsidR="003D763A" w:rsidRPr="003D763A">
        <w:t xml:space="preserve">(1980). </w:t>
      </w:r>
      <w:r w:rsidRPr="003D763A">
        <w:rPr>
          <w:i/>
          <w:iCs/>
        </w:rPr>
        <w:t>Problem-based learning: An approach to medical education</w:t>
      </w:r>
      <w:r w:rsidRPr="003D763A">
        <w:t>. Spring</w:t>
      </w:r>
      <w:r w:rsidR="003D763A">
        <w:t>er</w:t>
      </w:r>
      <w:r w:rsidRPr="003D763A">
        <w:t xml:space="preserve">. </w:t>
      </w:r>
    </w:p>
    <w:p w14:paraId="6A9F25D3" w14:textId="7FEC624F" w:rsidR="006A20DF" w:rsidRPr="003D763A" w:rsidRDefault="00000000" w:rsidP="003D763A">
      <w:pPr>
        <w:spacing w:after="120"/>
        <w:ind w:left="284" w:hanging="284"/>
      </w:pPr>
      <w:bookmarkStart w:id="19" w:name="_bookmark6"/>
      <w:bookmarkEnd w:id="19"/>
      <w:r w:rsidRPr="003D763A">
        <w:t>Biggs</w:t>
      </w:r>
      <w:r w:rsidR="003D763A">
        <w:t>, J.</w:t>
      </w:r>
      <w:r w:rsidR="003822B8" w:rsidRPr="003D763A">
        <w:t xml:space="preserve"> og </w:t>
      </w:r>
      <w:r w:rsidRPr="003D763A">
        <w:t>Tang</w:t>
      </w:r>
      <w:r w:rsidR="003D763A">
        <w:t>, C</w:t>
      </w:r>
      <w:r w:rsidRPr="003D763A">
        <w:t xml:space="preserve">. </w:t>
      </w:r>
      <w:r w:rsidR="003D763A">
        <w:t xml:space="preserve">(2015). </w:t>
      </w:r>
      <w:r w:rsidRPr="003D763A">
        <w:t xml:space="preserve">Constructive </w:t>
      </w:r>
      <w:r w:rsidR="003D763A">
        <w:t>a</w:t>
      </w:r>
      <w:r w:rsidRPr="003D763A">
        <w:t xml:space="preserve">lignment: An </w:t>
      </w:r>
      <w:r w:rsidR="003D763A" w:rsidRPr="003D763A">
        <w:t>outcomes-based approach to teaching anatomy</w:t>
      </w:r>
      <w:r w:rsidRPr="003D763A">
        <w:t xml:space="preserve">. </w:t>
      </w:r>
      <w:r w:rsidR="003D763A">
        <w:t>Í</w:t>
      </w:r>
      <w:r w:rsidRPr="003D763A">
        <w:t xml:space="preserve"> L</w:t>
      </w:r>
      <w:r w:rsidR="003D763A">
        <w:t>.</w:t>
      </w:r>
      <w:r w:rsidRPr="003D763A">
        <w:t xml:space="preserve"> K</w:t>
      </w:r>
      <w:r w:rsidR="003D763A">
        <w:t>.</w:t>
      </w:r>
      <w:r w:rsidRPr="003D763A">
        <w:t xml:space="preserve"> Chan</w:t>
      </w:r>
      <w:r w:rsidR="003822B8" w:rsidRPr="003D763A">
        <w:t xml:space="preserve"> og </w:t>
      </w:r>
      <w:r w:rsidRPr="003D763A">
        <w:t>W</w:t>
      </w:r>
      <w:r w:rsidR="003D763A">
        <w:t>.</w:t>
      </w:r>
      <w:r w:rsidRPr="003D763A">
        <w:t xml:space="preserve"> Pawlina</w:t>
      </w:r>
      <w:r w:rsidR="003D763A">
        <w:t xml:space="preserve"> (ritstjórar)</w:t>
      </w:r>
      <w:r w:rsidRPr="003D763A">
        <w:t xml:space="preserve">, </w:t>
      </w:r>
      <w:r w:rsidRPr="003D763A">
        <w:rPr>
          <w:i/>
          <w:iCs/>
        </w:rPr>
        <w:t xml:space="preserve">Teaching </w:t>
      </w:r>
      <w:r w:rsidR="003D763A" w:rsidRPr="003D763A">
        <w:rPr>
          <w:i/>
          <w:iCs/>
        </w:rPr>
        <w:t>a</w:t>
      </w:r>
      <w:r w:rsidRPr="003D763A">
        <w:rPr>
          <w:i/>
          <w:iCs/>
        </w:rPr>
        <w:t xml:space="preserve">natomy: A </w:t>
      </w:r>
      <w:r w:rsidR="003D763A" w:rsidRPr="003D763A">
        <w:rPr>
          <w:i/>
          <w:iCs/>
        </w:rPr>
        <w:t>p</w:t>
      </w:r>
      <w:r w:rsidRPr="003D763A">
        <w:rPr>
          <w:i/>
          <w:iCs/>
        </w:rPr>
        <w:t xml:space="preserve">ractical </w:t>
      </w:r>
      <w:r w:rsidR="003D763A" w:rsidRPr="003D763A">
        <w:rPr>
          <w:i/>
          <w:iCs/>
        </w:rPr>
        <w:t>g</w:t>
      </w:r>
      <w:r w:rsidRPr="003D763A">
        <w:rPr>
          <w:i/>
          <w:iCs/>
        </w:rPr>
        <w:t>uide</w:t>
      </w:r>
      <w:r w:rsidR="003D763A">
        <w:t xml:space="preserve"> (bls. </w:t>
      </w:r>
      <w:r w:rsidRPr="003D763A">
        <w:t>31–38</w:t>
      </w:r>
      <w:r w:rsidR="003D763A">
        <w:t>)</w:t>
      </w:r>
      <w:r w:rsidRPr="003D763A">
        <w:t>. Springer</w:t>
      </w:r>
      <w:r w:rsidR="003D763A">
        <w:t xml:space="preserve">. </w:t>
      </w:r>
      <w:hyperlink r:id="rId26" w:history="1">
        <w:r w:rsidR="003D763A" w:rsidRPr="003D763A">
          <w:rPr>
            <w:rStyle w:val="Hyperlink"/>
          </w:rPr>
          <w:t>https://doi.org/</w:t>
        </w:r>
        <w:r w:rsidRPr="003D763A">
          <w:rPr>
            <w:rStyle w:val="Hyperlink"/>
          </w:rPr>
          <w:t>10.1007/978-3-319-08930-0_4</w:t>
        </w:r>
      </w:hyperlink>
    </w:p>
    <w:p w14:paraId="61AB6464" w14:textId="6BB6C604" w:rsidR="006A20DF" w:rsidRPr="003D763A" w:rsidRDefault="00000000" w:rsidP="003D763A">
      <w:pPr>
        <w:spacing w:after="120"/>
        <w:ind w:left="284" w:hanging="284"/>
      </w:pPr>
      <w:bookmarkStart w:id="20" w:name="_bookmark7"/>
      <w:bookmarkEnd w:id="20"/>
      <w:r w:rsidRPr="003D763A">
        <w:t xml:space="preserve">Biggs, </w:t>
      </w:r>
      <w:r w:rsidR="003D763A">
        <w:t xml:space="preserve">J., </w:t>
      </w:r>
      <w:r w:rsidRPr="003D763A">
        <w:t>Tang,</w:t>
      </w:r>
      <w:r w:rsidR="003822B8" w:rsidRPr="003D763A">
        <w:t xml:space="preserve"> </w:t>
      </w:r>
      <w:r w:rsidR="003D763A">
        <w:t xml:space="preserve">C. </w:t>
      </w:r>
      <w:r w:rsidR="003822B8" w:rsidRPr="003D763A">
        <w:t xml:space="preserve">og </w:t>
      </w:r>
      <w:r w:rsidRPr="003D763A">
        <w:t>Kennedy</w:t>
      </w:r>
      <w:r w:rsidR="003D763A">
        <w:t>, G</w:t>
      </w:r>
      <w:r w:rsidRPr="003D763A">
        <w:t xml:space="preserve">. </w:t>
      </w:r>
      <w:r w:rsidR="003D763A">
        <w:t xml:space="preserve">(2022). </w:t>
      </w:r>
      <w:r w:rsidRPr="003D763A">
        <w:rPr>
          <w:i/>
          <w:iCs/>
        </w:rPr>
        <w:t xml:space="preserve">Teaching for </w:t>
      </w:r>
      <w:r w:rsidR="003D763A" w:rsidRPr="003D763A">
        <w:rPr>
          <w:i/>
          <w:iCs/>
        </w:rPr>
        <w:t>quality learning at university</w:t>
      </w:r>
      <w:r w:rsidRPr="003D763A">
        <w:t>. McGraw-Hill Education</w:t>
      </w:r>
      <w:r w:rsidR="003D763A">
        <w:t>.</w:t>
      </w:r>
    </w:p>
    <w:p w14:paraId="07373AF3" w14:textId="6744825D" w:rsidR="006A20DF" w:rsidRPr="003D763A" w:rsidRDefault="00000000" w:rsidP="003D763A">
      <w:pPr>
        <w:spacing w:after="120"/>
        <w:ind w:left="284" w:hanging="284"/>
      </w:pPr>
      <w:bookmarkStart w:id="21" w:name="_bookmark8"/>
      <w:bookmarkEnd w:id="21"/>
      <w:r w:rsidRPr="003D763A">
        <w:lastRenderedPageBreak/>
        <w:t>Bruce</w:t>
      </w:r>
      <w:r w:rsidR="00501C66">
        <w:t>, B. C.</w:t>
      </w:r>
      <w:r w:rsidR="003822B8" w:rsidRPr="003D763A">
        <w:t xml:space="preserve"> og </w:t>
      </w:r>
      <w:r w:rsidRPr="003D763A">
        <w:t>Bloch</w:t>
      </w:r>
      <w:r w:rsidR="00501C66">
        <w:t>, N</w:t>
      </w:r>
      <w:r w:rsidRPr="003D763A">
        <w:t xml:space="preserve">. </w:t>
      </w:r>
      <w:r w:rsidR="00245825">
        <w:t xml:space="preserve">(2012). </w:t>
      </w:r>
      <w:r w:rsidRPr="003D763A">
        <w:t xml:space="preserve">Learning by </w:t>
      </w:r>
      <w:r w:rsidR="00501C66">
        <w:t>d</w:t>
      </w:r>
      <w:r w:rsidRPr="003D763A">
        <w:t>oing</w:t>
      </w:r>
      <w:r w:rsidR="00501C66">
        <w:t xml:space="preserve">. Í </w:t>
      </w:r>
      <w:r w:rsidR="00C920CC">
        <w:t xml:space="preserve">N. M. </w:t>
      </w:r>
      <w:r w:rsidR="00501C66">
        <w:t xml:space="preserve">Seel (ritstjóri), </w:t>
      </w:r>
      <w:r w:rsidR="00501C66" w:rsidRPr="00501C66">
        <w:rPr>
          <w:i/>
          <w:iCs/>
        </w:rPr>
        <w:t>Encyclopedia of the sciences of learning</w:t>
      </w:r>
      <w:r w:rsidR="00501C66">
        <w:t xml:space="preserve"> (bls. </w:t>
      </w:r>
      <w:r w:rsidRPr="003D763A">
        <w:t>1821–1824</w:t>
      </w:r>
      <w:r w:rsidR="00501C66">
        <w:t>)</w:t>
      </w:r>
      <w:r w:rsidRPr="003D763A">
        <w:t>. Springer</w:t>
      </w:r>
      <w:r w:rsidR="00501C66">
        <w:t xml:space="preserve">. </w:t>
      </w:r>
      <w:hyperlink r:id="rId27" w:history="1">
        <w:r w:rsidR="00037FDC" w:rsidRPr="00037FDC">
          <w:rPr>
            <w:rStyle w:val="Hyperlink"/>
          </w:rPr>
          <w:t>https://doi.org/</w:t>
        </w:r>
        <w:r w:rsidRPr="00037FDC">
          <w:rPr>
            <w:rStyle w:val="Hyperlink"/>
          </w:rPr>
          <w:t>10.1007/978-1-4419-1428-6_544</w:t>
        </w:r>
      </w:hyperlink>
    </w:p>
    <w:p w14:paraId="6CDD3A51" w14:textId="4B699083" w:rsidR="006A20DF" w:rsidRPr="003D763A" w:rsidRDefault="00000000" w:rsidP="003D763A">
      <w:pPr>
        <w:spacing w:after="120"/>
        <w:ind w:left="284" w:hanging="284"/>
      </w:pPr>
      <w:bookmarkStart w:id="22" w:name="_bookmark9"/>
      <w:bookmarkEnd w:id="22"/>
      <w:r w:rsidRPr="003D763A">
        <w:t>Fink</w:t>
      </w:r>
      <w:r w:rsidR="00245825">
        <w:t>, L. D</w:t>
      </w:r>
      <w:r w:rsidRPr="003D763A">
        <w:t xml:space="preserve">. </w:t>
      </w:r>
      <w:r w:rsidR="00245825">
        <w:t xml:space="preserve">(2013). </w:t>
      </w:r>
      <w:r w:rsidR="00245825" w:rsidRPr="00245825">
        <w:rPr>
          <w:i/>
          <w:iCs/>
        </w:rPr>
        <w:t>Creating significant learning experiences: An integrated approach to designing college courses</w:t>
      </w:r>
      <w:r w:rsidRPr="003D763A">
        <w:t>. Jossey-Bass</w:t>
      </w:r>
      <w:r w:rsidR="00245825">
        <w:t>.</w:t>
      </w:r>
    </w:p>
    <w:p w14:paraId="7E131E8C" w14:textId="62AFCC0C" w:rsidR="006A20DF" w:rsidRPr="003D763A" w:rsidRDefault="00000000" w:rsidP="003D763A">
      <w:pPr>
        <w:spacing w:after="120"/>
        <w:ind w:left="284" w:hanging="284"/>
      </w:pPr>
      <w:bookmarkStart w:id="23" w:name="_bookmark10"/>
      <w:bookmarkEnd w:id="23"/>
      <w:r w:rsidRPr="003D763A">
        <w:t xml:space="preserve">Freeman, </w:t>
      </w:r>
      <w:r w:rsidR="00245825">
        <w:t xml:space="preserve">T. M., </w:t>
      </w:r>
      <w:r w:rsidRPr="003D763A">
        <w:t>Anderman,</w:t>
      </w:r>
      <w:r w:rsidR="003822B8" w:rsidRPr="003D763A">
        <w:t xml:space="preserve"> </w:t>
      </w:r>
      <w:r w:rsidR="00245825">
        <w:t xml:space="preserve">L. H. </w:t>
      </w:r>
      <w:r w:rsidR="003822B8" w:rsidRPr="003D763A">
        <w:t xml:space="preserve">og </w:t>
      </w:r>
      <w:r w:rsidRPr="003D763A">
        <w:t>Jensen</w:t>
      </w:r>
      <w:r w:rsidR="00245825">
        <w:t>, J. M</w:t>
      </w:r>
      <w:r w:rsidRPr="003D763A">
        <w:t xml:space="preserve">. </w:t>
      </w:r>
      <w:r w:rsidR="00245825">
        <w:t xml:space="preserve">(2007). </w:t>
      </w:r>
      <w:r w:rsidRPr="003D763A">
        <w:t>Sense of belonging in college freshmen at the classroom</w:t>
      </w:r>
      <w:r w:rsidR="003822B8" w:rsidRPr="003D763A">
        <w:t xml:space="preserve"> </w:t>
      </w:r>
      <w:r w:rsidR="00245825">
        <w:t>and</w:t>
      </w:r>
      <w:r w:rsidR="003822B8" w:rsidRPr="003D763A">
        <w:t xml:space="preserve"> </w:t>
      </w:r>
      <w:r w:rsidRPr="003D763A">
        <w:t xml:space="preserve">campus levels. </w:t>
      </w:r>
      <w:r w:rsidRPr="00245825">
        <w:rPr>
          <w:i/>
          <w:iCs/>
        </w:rPr>
        <w:t>The Journal of Experimental Education, 75</w:t>
      </w:r>
      <w:r w:rsidRPr="003D763A">
        <w:t>(3)</w:t>
      </w:r>
      <w:r w:rsidR="00236E2D">
        <w:t xml:space="preserve">, </w:t>
      </w:r>
      <w:r w:rsidRPr="003D763A">
        <w:t>203–220.</w:t>
      </w:r>
      <w:r w:rsidR="00245825">
        <w:t xml:space="preserve"> </w:t>
      </w:r>
      <w:hyperlink r:id="rId28" w:history="1">
        <w:r w:rsidR="00245825" w:rsidRPr="00245825">
          <w:rPr>
            <w:rStyle w:val="Hyperlink"/>
          </w:rPr>
          <w:t>https://doi.org/10.3200/JEXE.75.3.203-220</w:t>
        </w:r>
      </w:hyperlink>
    </w:p>
    <w:p w14:paraId="7CEBFEE7" w14:textId="40C2F536" w:rsidR="006A20DF" w:rsidRPr="003D763A" w:rsidRDefault="00000000" w:rsidP="003D763A">
      <w:pPr>
        <w:spacing w:after="120"/>
        <w:ind w:left="284" w:hanging="284"/>
      </w:pPr>
      <w:bookmarkStart w:id="24" w:name="_bookmark11"/>
      <w:bookmarkEnd w:id="24"/>
      <w:r w:rsidRPr="003D763A">
        <w:t>Kecskes</w:t>
      </w:r>
      <w:r w:rsidR="00813225">
        <w:t>,</w:t>
      </w:r>
      <w:r w:rsidR="003822B8" w:rsidRPr="003D763A">
        <w:t xml:space="preserve"> </w:t>
      </w:r>
      <w:r w:rsidR="00245825">
        <w:t xml:space="preserve">K. </w:t>
      </w:r>
      <w:r w:rsidR="003822B8" w:rsidRPr="003D763A">
        <w:t xml:space="preserve">og </w:t>
      </w:r>
      <w:r w:rsidRPr="003D763A">
        <w:t>Kerrigan</w:t>
      </w:r>
      <w:r w:rsidR="00245825">
        <w:t>, S</w:t>
      </w:r>
      <w:r w:rsidRPr="003D763A">
        <w:t xml:space="preserve">. </w:t>
      </w:r>
      <w:r w:rsidR="00245825">
        <w:t xml:space="preserve">(2009). </w:t>
      </w:r>
      <w:r w:rsidRPr="003D763A">
        <w:t xml:space="preserve">Capstone experiences. </w:t>
      </w:r>
      <w:r w:rsidR="00245825">
        <w:t>Í</w:t>
      </w:r>
      <w:r w:rsidRPr="003D763A">
        <w:t xml:space="preserve"> </w:t>
      </w:r>
      <w:r w:rsidR="00245825">
        <w:t xml:space="preserve">B. Jacoby (ritstjóri), </w:t>
      </w:r>
      <w:r w:rsidRPr="00245825">
        <w:rPr>
          <w:i/>
          <w:iCs/>
        </w:rPr>
        <w:t xml:space="preserve">Civic </w:t>
      </w:r>
      <w:r w:rsidR="00245825" w:rsidRPr="00245825">
        <w:rPr>
          <w:i/>
          <w:iCs/>
        </w:rPr>
        <w:t xml:space="preserve">engagement in higher education: Concepts </w:t>
      </w:r>
      <w:r w:rsidR="00D7267F">
        <w:rPr>
          <w:i/>
          <w:iCs/>
        </w:rPr>
        <w:t>and</w:t>
      </w:r>
      <w:r w:rsidR="00245825" w:rsidRPr="00245825">
        <w:rPr>
          <w:i/>
          <w:iCs/>
        </w:rPr>
        <w:t xml:space="preserve"> practices</w:t>
      </w:r>
      <w:r w:rsidR="00245825">
        <w:t xml:space="preserve"> (bls. </w:t>
      </w:r>
      <w:r w:rsidRPr="003D763A">
        <w:t>117–139</w:t>
      </w:r>
      <w:r w:rsidR="00245825">
        <w:t>)</w:t>
      </w:r>
      <w:r w:rsidRPr="003D763A">
        <w:t>. Jossey-Bass</w:t>
      </w:r>
      <w:r w:rsidR="00245825">
        <w:t>.</w:t>
      </w:r>
    </w:p>
    <w:p w14:paraId="049EDB0F" w14:textId="2F528F91" w:rsidR="006A20DF" w:rsidRPr="003D763A" w:rsidRDefault="00000000" w:rsidP="003D763A">
      <w:pPr>
        <w:spacing w:after="120"/>
        <w:ind w:left="284" w:hanging="284"/>
      </w:pPr>
      <w:bookmarkStart w:id="25" w:name="_bookmark12"/>
      <w:bookmarkEnd w:id="25"/>
      <w:r w:rsidRPr="003D763A">
        <w:t>Kolb</w:t>
      </w:r>
      <w:r w:rsidR="00D7267F">
        <w:t>, D. A. (2014).</w:t>
      </w:r>
      <w:r w:rsidRPr="003D763A">
        <w:t xml:space="preserve"> </w:t>
      </w:r>
      <w:r w:rsidRPr="00D7267F">
        <w:rPr>
          <w:i/>
          <w:iCs/>
        </w:rPr>
        <w:t xml:space="preserve">Experiential </w:t>
      </w:r>
      <w:r w:rsidR="00D7267F" w:rsidRPr="00D7267F">
        <w:rPr>
          <w:i/>
          <w:iCs/>
        </w:rPr>
        <w:t>l</w:t>
      </w:r>
      <w:r w:rsidRPr="00D7267F">
        <w:rPr>
          <w:i/>
          <w:iCs/>
        </w:rPr>
        <w:t xml:space="preserve">earning: Experience as the </w:t>
      </w:r>
      <w:r w:rsidR="00D7267F" w:rsidRPr="00D7267F">
        <w:rPr>
          <w:i/>
          <w:iCs/>
        </w:rPr>
        <w:t>source of learning and development</w:t>
      </w:r>
      <w:r w:rsidRPr="003D763A">
        <w:t xml:space="preserve"> </w:t>
      </w:r>
      <w:r w:rsidR="00D7267F">
        <w:t>(2. útgáfa).</w:t>
      </w:r>
      <w:r w:rsidRPr="003D763A">
        <w:t xml:space="preserve"> Pearson </w:t>
      </w:r>
      <w:r w:rsidR="00015BFA">
        <w:t>Education</w:t>
      </w:r>
      <w:r w:rsidR="00D7267F">
        <w:t>.</w:t>
      </w:r>
    </w:p>
    <w:p w14:paraId="5D467ABB" w14:textId="15A0CF23" w:rsidR="006A20DF" w:rsidRPr="003D763A" w:rsidRDefault="00000000" w:rsidP="003D763A">
      <w:pPr>
        <w:spacing w:after="120"/>
        <w:ind w:left="284" w:hanging="284"/>
      </w:pPr>
      <w:bookmarkStart w:id="26" w:name="_bookmark13"/>
      <w:bookmarkEnd w:id="26"/>
      <w:r w:rsidRPr="003D763A">
        <w:t xml:space="preserve">Michaelsen, </w:t>
      </w:r>
      <w:r w:rsidR="007A305C">
        <w:t xml:space="preserve">L., </w:t>
      </w:r>
      <w:r w:rsidRPr="003D763A">
        <w:t>Knight,</w:t>
      </w:r>
      <w:r w:rsidR="007A305C">
        <w:t xml:space="preserve"> A. og</w:t>
      </w:r>
      <w:r w:rsidRPr="003D763A">
        <w:t xml:space="preserve"> Fink</w:t>
      </w:r>
      <w:r w:rsidR="007A305C">
        <w:t>, L</w:t>
      </w:r>
      <w:r w:rsidRPr="003D763A">
        <w:t xml:space="preserve">. </w:t>
      </w:r>
      <w:r w:rsidR="003E44B0">
        <w:t xml:space="preserve">(2004). </w:t>
      </w:r>
      <w:r w:rsidRPr="004A5DFC">
        <w:rPr>
          <w:i/>
          <w:iCs/>
        </w:rPr>
        <w:t>Team-</w:t>
      </w:r>
      <w:r w:rsidR="003E44B0" w:rsidRPr="004A5DFC">
        <w:rPr>
          <w:i/>
          <w:iCs/>
        </w:rPr>
        <w:t>based learning</w:t>
      </w:r>
      <w:r w:rsidRPr="004A5DFC">
        <w:rPr>
          <w:i/>
          <w:iCs/>
        </w:rPr>
        <w:t xml:space="preserve">: A </w:t>
      </w:r>
      <w:r w:rsidR="003E44B0" w:rsidRPr="004A5DFC">
        <w:rPr>
          <w:i/>
          <w:iCs/>
        </w:rPr>
        <w:t>transformative use of small groups in college teaching</w:t>
      </w:r>
      <w:r w:rsidRPr="004A5DFC">
        <w:rPr>
          <w:i/>
          <w:iCs/>
        </w:rPr>
        <w:t>.</w:t>
      </w:r>
      <w:r w:rsidRPr="003D763A">
        <w:t xml:space="preserve"> Taylor &amp; Francis</w:t>
      </w:r>
      <w:r w:rsidR="00584933">
        <w:t>.</w:t>
      </w:r>
    </w:p>
    <w:p w14:paraId="73DF3F2F" w14:textId="1A7A6D6B" w:rsidR="006A20DF" w:rsidRPr="003D763A" w:rsidRDefault="00000000" w:rsidP="003D763A">
      <w:pPr>
        <w:spacing w:after="120"/>
        <w:ind w:left="284" w:hanging="284"/>
      </w:pPr>
      <w:bookmarkStart w:id="27" w:name="_bookmark14"/>
      <w:bookmarkEnd w:id="27"/>
      <w:r w:rsidRPr="003D763A">
        <w:t>Schwaber</w:t>
      </w:r>
      <w:r w:rsidR="00813225">
        <w:t>,</w:t>
      </w:r>
      <w:r w:rsidR="0070583E" w:rsidRPr="003D763A">
        <w:t xml:space="preserve"> </w:t>
      </w:r>
      <w:r w:rsidR="00410F43">
        <w:t xml:space="preserve">K. </w:t>
      </w:r>
      <w:r w:rsidR="0070583E" w:rsidRPr="003D763A">
        <w:t xml:space="preserve">og </w:t>
      </w:r>
      <w:r w:rsidRPr="003D763A">
        <w:t>Beedle</w:t>
      </w:r>
      <w:r w:rsidR="00410F43">
        <w:t>, M</w:t>
      </w:r>
      <w:r w:rsidRPr="003D763A">
        <w:t xml:space="preserve">. </w:t>
      </w:r>
      <w:r w:rsidR="00410F43">
        <w:t xml:space="preserve">(2001). </w:t>
      </w:r>
      <w:r w:rsidRPr="00410F43">
        <w:rPr>
          <w:i/>
          <w:iCs/>
        </w:rPr>
        <w:t xml:space="preserve">Agile </w:t>
      </w:r>
      <w:r w:rsidR="00410F43" w:rsidRPr="00410F43">
        <w:rPr>
          <w:i/>
          <w:iCs/>
        </w:rPr>
        <w:t xml:space="preserve">software development </w:t>
      </w:r>
      <w:r w:rsidRPr="00410F43">
        <w:rPr>
          <w:i/>
          <w:iCs/>
        </w:rPr>
        <w:t>with Scrum</w:t>
      </w:r>
      <w:r w:rsidRPr="003D763A">
        <w:t>. Prentice Hall</w:t>
      </w:r>
      <w:r w:rsidR="00410F43">
        <w:t>.</w:t>
      </w:r>
    </w:p>
    <w:p w14:paraId="5687D373" w14:textId="1120D2CD" w:rsidR="006A20DF" w:rsidRPr="003D763A" w:rsidRDefault="00000000" w:rsidP="003D763A">
      <w:pPr>
        <w:spacing w:after="120"/>
        <w:ind w:left="284" w:hanging="284"/>
      </w:pPr>
      <w:bookmarkStart w:id="28" w:name="_bookmark15"/>
      <w:bookmarkEnd w:id="28"/>
      <w:r w:rsidRPr="003D763A">
        <w:t>Sibley</w:t>
      </w:r>
      <w:r w:rsidR="00813225">
        <w:t>,</w:t>
      </w:r>
      <w:r w:rsidR="0070583E" w:rsidRPr="003D763A">
        <w:t xml:space="preserve"> </w:t>
      </w:r>
      <w:r w:rsidR="00410F43">
        <w:t xml:space="preserve">J. </w:t>
      </w:r>
      <w:r w:rsidR="0070583E" w:rsidRPr="003D763A">
        <w:t xml:space="preserve">og </w:t>
      </w:r>
      <w:r w:rsidRPr="003D763A">
        <w:t>Ostafichuk</w:t>
      </w:r>
      <w:r w:rsidR="00410F43">
        <w:t>, P</w:t>
      </w:r>
      <w:r w:rsidRPr="003D763A">
        <w:t xml:space="preserve">. </w:t>
      </w:r>
      <w:r w:rsidR="00410F43">
        <w:t xml:space="preserve">(2014). </w:t>
      </w:r>
      <w:r w:rsidRPr="00410F43">
        <w:rPr>
          <w:i/>
          <w:iCs/>
        </w:rPr>
        <w:t xml:space="preserve">Getting </w:t>
      </w:r>
      <w:r w:rsidR="00410F43" w:rsidRPr="00410F43">
        <w:rPr>
          <w:i/>
          <w:iCs/>
        </w:rPr>
        <w:t>started with team-based learning</w:t>
      </w:r>
      <w:r w:rsidRPr="003D763A">
        <w:t>. Routledge</w:t>
      </w:r>
      <w:r w:rsidR="00410F43">
        <w:t xml:space="preserve">. </w:t>
      </w:r>
    </w:p>
    <w:p w14:paraId="33C7D9D7" w14:textId="425BAC4D" w:rsidR="006A20DF" w:rsidRPr="003D763A" w:rsidRDefault="00000000" w:rsidP="003D763A">
      <w:pPr>
        <w:spacing w:after="120"/>
        <w:ind w:left="284" w:hanging="284"/>
      </w:pPr>
      <w:bookmarkStart w:id="29" w:name="_bookmark16"/>
      <w:bookmarkEnd w:id="29"/>
      <w:r w:rsidRPr="003D763A">
        <w:t>Tucker</w:t>
      </w:r>
      <w:r w:rsidR="00410F43">
        <w:t>, B</w:t>
      </w:r>
      <w:r w:rsidRPr="003D763A">
        <w:t xml:space="preserve">. </w:t>
      </w:r>
      <w:r w:rsidR="00410F43">
        <w:t xml:space="preserve">(2012). </w:t>
      </w:r>
      <w:r w:rsidRPr="003D763A">
        <w:t xml:space="preserve">The flipped classroom. </w:t>
      </w:r>
      <w:r w:rsidRPr="00410F43">
        <w:rPr>
          <w:i/>
          <w:iCs/>
        </w:rPr>
        <w:t xml:space="preserve">Education </w:t>
      </w:r>
      <w:r w:rsidR="00410F43" w:rsidRPr="00410F43">
        <w:rPr>
          <w:i/>
          <w:iCs/>
        </w:rPr>
        <w:t>N</w:t>
      </w:r>
      <w:r w:rsidRPr="00410F43">
        <w:rPr>
          <w:i/>
          <w:iCs/>
        </w:rPr>
        <w:t>ext, 12</w:t>
      </w:r>
      <w:r w:rsidRPr="003D763A">
        <w:t>(1)</w:t>
      </w:r>
      <w:r w:rsidR="00410F43">
        <w:t xml:space="preserve">, </w:t>
      </w:r>
      <w:r w:rsidRPr="003D763A">
        <w:t>82–83.</w:t>
      </w:r>
      <w:r w:rsidR="002332BC">
        <w:t xml:space="preserve"> </w:t>
      </w:r>
      <w:hyperlink r:id="rId29" w:history="1">
        <w:r w:rsidR="002332BC" w:rsidRPr="002332BC">
          <w:rPr>
            <w:rStyle w:val="Hyperlink"/>
          </w:rPr>
          <w:t>https://www.educationnext.org/the-flipped-classroom/</w:t>
        </w:r>
      </w:hyperlink>
    </w:p>
    <w:p w14:paraId="14FCD8A3" w14:textId="543E4E5D" w:rsidR="006A20DF" w:rsidRPr="003D763A" w:rsidRDefault="00000000" w:rsidP="003D763A">
      <w:pPr>
        <w:spacing w:after="120"/>
        <w:ind w:left="284" w:hanging="284"/>
      </w:pPr>
      <w:bookmarkStart w:id="30" w:name="_bookmark17"/>
      <w:bookmarkEnd w:id="30"/>
      <w:r w:rsidRPr="003D763A">
        <w:t>Wiggins</w:t>
      </w:r>
      <w:r w:rsidR="00410F43">
        <w:t>, G. P.</w:t>
      </w:r>
      <w:r w:rsidR="003822B8" w:rsidRPr="003D763A">
        <w:t xml:space="preserve"> og </w:t>
      </w:r>
      <w:r w:rsidRPr="003D763A">
        <w:t>McTighe</w:t>
      </w:r>
      <w:r w:rsidR="00410F43">
        <w:t>, J</w:t>
      </w:r>
      <w:r w:rsidRPr="003D763A">
        <w:t xml:space="preserve">. </w:t>
      </w:r>
      <w:r w:rsidR="00410F43">
        <w:t xml:space="preserve">(2005). </w:t>
      </w:r>
      <w:r w:rsidRPr="00410F43">
        <w:rPr>
          <w:i/>
          <w:iCs/>
        </w:rPr>
        <w:t xml:space="preserve">Understanding by </w:t>
      </w:r>
      <w:r w:rsidR="00410F43" w:rsidRPr="00410F43">
        <w:rPr>
          <w:i/>
          <w:iCs/>
        </w:rPr>
        <w:t>d</w:t>
      </w:r>
      <w:r w:rsidRPr="00410F43">
        <w:rPr>
          <w:i/>
          <w:iCs/>
        </w:rPr>
        <w:t>esign</w:t>
      </w:r>
      <w:r w:rsidR="00410F43">
        <w:t xml:space="preserve"> (2. útgáfa)</w:t>
      </w:r>
      <w:r w:rsidRPr="003D763A">
        <w:t>. Association for Supervision and Curriculum Development (ASCD</w:t>
      </w:r>
      <w:r w:rsidR="00410F43">
        <w:t>).</w:t>
      </w:r>
      <w:r w:rsidR="004D3A47">
        <w:t xml:space="preserve"> </w:t>
      </w:r>
    </w:p>
    <w:sectPr w:rsidR="006A20DF" w:rsidRPr="003D763A">
      <w:pgSz w:w="12240" w:h="15840"/>
      <w:pgMar w:top="1820" w:right="1800" w:bottom="1960" w:left="1800" w:header="0" w:footer="1774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álfar" w:date="2025-11-23T12:30:00Z" w:initials="M">
    <w:p w14:paraId="24E1F537" w14:textId="47ABE0FD" w:rsidR="00C755BF" w:rsidRDefault="00C755BF">
      <w:pPr>
        <w:pStyle w:val="CommentText"/>
      </w:pPr>
      <w:r>
        <w:rPr>
          <w:rStyle w:val="CommentReference"/>
        </w:rPr>
        <w:annotationRef/>
      </w:r>
      <w:r>
        <w:t>mæli með að sleppa að skipta orðum, setti ekki aths ef vitlaust skipt</w:t>
      </w:r>
    </w:p>
  </w:comment>
  <w:comment w:id="3" w:author="Málfar" w:date="2025-11-23T12:51:00Z" w:initials="M">
    <w:p w14:paraId="1FF8E42A" w14:textId="757DD321" w:rsidR="001B7C2E" w:rsidRDefault="001B7C2E">
      <w:pPr>
        <w:pStyle w:val="CommentText"/>
      </w:pPr>
      <w:r>
        <w:rPr>
          <w:rStyle w:val="CommentReference"/>
        </w:rPr>
        <w:annotationRef/>
      </w:r>
      <w:r>
        <w:t>laga: Gagnrýnin / Upplýsingalæsi</w:t>
      </w:r>
    </w:p>
  </w:comment>
  <w:comment w:id="6" w:author="Málfar" w:date="2025-11-27T13:59:00Z" w:initials="M">
    <w:p w14:paraId="3BA7DE3A" w14:textId="0602D6CA" w:rsidR="004B4190" w:rsidRDefault="004B4190">
      <w:pPr>
        <w:pStyle w:val="CommentText"/>
      </w:pPr>
      <w:r>
        <w:rPr>
          <w:rStyle w:val="CommentReference"/>
        </w:rPr>
        <w:annotationRef/>
      </w:r>
      <w:r>
        <w:t>þýða meira?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4E1F537" w15:done="0"/>
  <w15:commentEx w15:paraId="1FF8E42A" w15:done="0"/>
  <w15:commentEx w15:paraId="3BA7DE3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F90B87F" w16cex:dateUtc="2025-11-23T12:30:00Z"/>
  <w16cex:commentExtensible w16cex:durableId="75F708AD" w16cex:dateUtc="2025-11-23T12:51:00Z"/>
  <w16cex:commentExtensible w16cex:durableId="158A588A" w16cex:dateUtc="2025-11-27T13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4E1F537" w16cid:durableId="2F90B87F"/>
  <w16cid:commentId w16cid:paraId="1FF8E42A" w16cid:durableId="75F708AD"/>
  <w16cid:commentId w16cid:paraId="3BA7DE3A" w16cid:durableId="158A588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394447" w14:textId="77777777" w:rsidR="00AF5D59" w:rsidRDefault="00AF5D59">
      <w:r>
        <w:separator/>
      </w:r>
    </w:p>
  </w:endnote>
  <w:endnote w:type="continuationSeparator" w:id="0">
    <w:p w14:paraId="626CAA53" w14:textId="77777777" w:rsidR="00AF5D59" w:rsidRDefault="00AF5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ucida Console">
    <w:altName w:val="Lucida Console"/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1AE5" w14:textId="77777777" w:rsidR="006A20DF" w:rsidRDefault="00000000">
    <w:pPr>
      <w:pStyle w:val="BodyText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285248" behindDoc="1" locked="0" layoutInCell="1" allowOverlap="1" wp14:anchorId="40E81AFD" wp14:editId="23603394">
              <wp:simplePos x="0" y="0"/>
              <wp:positionH relativeFrom="page">
                <wp:posOffset>3805478</wp:posOffset>
              </wp:positionH>
              <wp:positionV relativeFrom="page">
                <wp:posOffset>8792210</wp:posOffset>
              </wp:positionV>
              <wp:extent cx="152400" cy="1847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847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F95D72" w14:textId="77777777" w:rsidR="006A20DF" w:rsidRDefault="00000000">
                          <w:pPr>
                            <w:pStyle w:val="BodyText"/>
                            <w:spacing w:before="23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E81AFD" id="_x0000_t202" coordsize="21600,21600" o:spt="202" path="m,l,21600r21600,l21600,xe">
              <v:stroke joinstyle="miter"/>
              <v:path gradientshapeok="t" o:connecttype="rect"/>
            </v:shapetype>
            <v:shape id="Textbox 1" o:spid="_x0000_s1189" type="#_x0000_t202" style="position:absolute;margin-left:299.65pt;margin-top:692.3pt;width:12pt;height:14.55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" filled="f" stroked="f">
              <v:textbox inset="0,0,0,0">
                <w:txbxContent>
                  <w:p w14:paraId="4EF95D72" w14:textId="77777777" w:rsidR="006A20DF" w:rsidRDefault="00000000">
                    <w:pPr>
                      <w:pStyle w:val="BodyText"/>
                      <w:spacing w:before="23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315CD" w14:textId="77777777" w:rsidR="00AF5D59" w:rsidRDefault="00AF5D59">
      <w:r>
        <w:separator/>
      </w:r>
    </w:p>
  </w:footnote>
  <w:footnote w:type="continuationSeparator" w:id="0">
    <w:p w14:paraId="22885090" w14:textId="77777777" w:rsidR="00AF5D59" w:rsidRDefault="00AF5D59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álfar">
    <w15:presenceInfo w15:providerId="None" w15:userId="Málfar"/>
  </w15:person>
  <w15:person w15:author="Harpa Dögg Fríðudóttir - HI">
    <w15:presenceInfo w15:providerId="AD" w15:userId="S::harpadogg@hi.is::27ac9695-d72d-435a-a789-6d577968157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trackRevisions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A20DF"/>
    <w:rsid w:val="00015BFA"/>
    <w:rsid w:val="00032367"/>
    <w:rsid w:val="00037FDC"/>
    <w:rsid w:val="00060770"/>
    <w:rsid w:val="00071305"/>
    <w:rsid w:val="000A0BE9"/>
    <w:rsid w:val="000B4CD6"/>
    <w:rsid w:val="000D0B51"/>
    <w:rsid w:val="000F72B4"/>
    <w:rsid w:val="00151BF5"/>
    <w:rsid w:val="00156E43"/>
    <w:rsid w:val="001802A4"/>
    <w:rsid w:val="00193858"/>
    <w:rsid w:val="001B3504"/>
    <w:rsid w:val="001B7C2E"/>
    <w:rsid w:val="001D5FD1"/>
    <w:rsid w:val="002332BC"/>
    <w:rsid w:val="00234D39"/>
    <w:rsid w:val="00236E2D"/>
    <w:rsid w:val="00245825"/>
    <w:rsid w:val="002B3DD5"/>
    <w:rsid w:val="00327667"/>
    <w:rsid w:val="003822B8"/>
    <w:rsid w:val="003A0301"/>
    <w:rsid w:val="003C121E"/>
    <w:rsid w:val="003C1953"/>
    <w:rsid w:val="003D121C"/>
    <w:rsid w:val="003D763A"/>
    <w:rsid w:val="003E44B0"/>
    <w:rsid w:val="00410F43"/>
    <w:rsid w:val="0048301D"/>
    <w:rsid w:val="0049335B"/>
    <w:rsid w:val="004A5DFC"/>
    <w:rsid w:val="004B2BF4"/>
    <w:rsid w:val="004B4190"/>
    <w:rsid w:val="004D3A47"/>
    <w:rsid w:val="00501C66"/>
    <w:rsid w:val="005255F1"/>
    <w:rsid w:val="00581B7C"/>
    <w:rsid w:val="00584933"/>
    <w:rsid w:val="005B6242"/>
    <w:rsid w:val="00683090"/>
    <w:rsid w:val="006A20DF"/>
    <w:rsid w:val="006D1796"/>
    <w:rsid w:val="006D749C"/>
    <w:rsid w:val="006F3A78"/>
    <w:rsid w:val="0070583E"/>
    <w:rsid w:val="007A305C"/>
    <w:rsid w:val="00813225"/>
    <w:rsid w:val="008B7B0B"/>
    <w:rsid w:val="008E65C2"/>
    <w:rsid w:val="00905709"/>
    <w:rsid w:val="009D0F63"/>
    <w:rsid w:val="00A24960"/>
    <w:rsid w:val="00A675ED"/>
    <w:rsid w:val="00A927DA"/>
    <w:rsid w:val="00AB10B4"/>
    <w:rsid w:val="00AF5D59"/>
    <w:rsid w:val="00B33483"/>
    <w:rsid w:val="00B71466"/>
    <w:rsid w:val="00B83D31"/>
    <w:rsid w:val="00BB6A64"/>
    <w:rsid w:val="00C755BF"/>
    <w:rsid w:val="00C90A22"/>
    <w:rsid w:val="00C91D70"/>
    <w:rsid w:val="00C920CC"/>
    <w:rsid w:val="00CB77FA"/>
    <w:rsid w:val="00D419F3"/>
    <w:rsid w:val="00D7267F"/>
    <w:rsid w:val="00D878E1"/>
    <w:rsid w:val="00DA41BC"/>
    <w:rsid w:val="00DB6772"/>
    <w:rsid w:val="00E16D0A"/>
    <w:rsid w:val="00E25D7E"/>
    <w:rsid w:val="00E729F9"/>
    <w:rsid w:val="00E76101"/>
    <w:rsid w:val="00E90759"/>
    <w:rsid w:val="00EC3E6D"/>
    <w:rsid w:val="00EF2D0C"/>
    <w:rsid w:val="00F34EAC"/>
    <w:rsid w:val="00F37948"/>
    <w:rsid w:val="00FA51CC"/>
    <w:rsid w:val="00FA7E8A"/>
    <w:rsid w:val="00FE0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s-I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821BD"/>
  <w15:docId w15:val="{D89447A8-5A37-6D41-8F2D-9E4C3D8EB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sv-SE"/>
    </w:rPr>
  </w:style>
  <w:style w:type="paragraph" w:styleId="Heading1">
    <w:name w:val="heading 1"/>
    <w:basedOn w:val="Normal"/>
    <w:uiPriority w:val="9"/>
    <w:qFormat/>
    <w:pPr>
      <w:ind w:left="875"/>
      <w:outlineLvl w:val="0"/>
    </w:pPr>
    <w:rPr>
      <w:rFonts w:ascii="Cambria" w:eastAsia="Cambria" w:hAnsi="Cambria" w:cs="Cambri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ind w:right="13"/>
      <w:jc w:val="center"/>
    </w:pPr>
    <w:rPr>
      <w:rFonts w:ascii="Times New Roman" w:eastAsia="Times New Roman" w:hAnsi="Times New Roman" w:cs="Times New Roman"/>
      <w:sz w:val="34"/>
      <w:szCs w:val="3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Revision">
    <w:name w:val="Revision"/>
    <w:hidden/>
    <w:uiPriority w:val="99"/>
    <w:semiHidden/>
    <w:rsid w:val="005B6242"/>
    <w:pPr>
      <w:widowControl/>
      <w:autoSpaceDE/>
      <w:autoSpaceDN/>
    </w:pPr>
    <w:rPr>
      <w:rFonts w:ascii="Georgia" w:eastAsia="Georgia" w:hAnsi="Georgia" w:cs="Georgia"/>
      <w:lang w:val="sv-SE"/>
    </w:rPr>
  </w:style>
  <w:style w:type="character" w:styleId="CommentReference">
    <w:name w:val="annotation reference"/>
    <w:basedOn w:val="DefaultParagraphFont"/>
    <w:uiPriority w:val="99"/>
    <w:semiHidden/>
    <w:unhideWhenUsed/>
    <w:rsid w:val="00C755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55B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55BF"/>
    <w:rPr>
      <w:rFonts w:ascii="Georgia" w:eastAsia="Georgia" w:hAnsi="Georgia" w:cs="Georgia"/>
      <w:sz w:val="20"/>
      <w:szCs w:val="20"/>
      <w:lang w:val="sv-S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55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55BF"/>
    <w:rPr>
      <w:rFonts w:ascii="Georgia" w:eastAsia="Georgia" w:hAnsi="Georgia" w:cs="Georgia"/>
      <w:b/>
      <w:bCs/>
      <w:sz w:val="20"/>
      <w:szCs w:val="20"/>
      <w:lang w:val="sv-SE"/>
    </w:rPr>
  </w:style>
  <w:style w:type="character" w:customStyle="1" w:styleId="BodyTextChar">
    <w:name w:val="Body Text Char"/>
    <w:basedOn w:val="DefaultParagraphFont"/>
    <w:link w:val="BodyText"/>
    <w:uiPriority w:val="1"/>
    <w:rsid w:val="008E65C2"/>
    <w:rPr>
      <w:rFonts w:ascii="Georgia" w:eastAsia="Georgia" w:hAnsi="Georgia" w:cs="Georgia"/>
      <w:sz w:val="20"/>
      <w:szCs w:val="20"/>
      <w:lang w:val="sv-SE"/>
    </w:rPr>
  </w:style>
  <w:style w:type="character" w:styleId="Hyperlink">
    <w:name w:val="Hyperlink"/>
    <w:basedOn w:val="DefaultParagraphFont"/>
    <w:uiPriority w:val="99"/>
    <w:unhideWhenUsed/>
    <w:rsid w:val="00FA51C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5709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6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26" Type="http://schemas.openxmlformats.org/officeDocument/2006/relationships/hyperlink" Target="https://doi.org/10.1007/978-3-319-08930-0_4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image" Target="media/image3.png"/><Relationship Id="rId25" Type="http://schemas.openxmlformats.org/officeDocument/2006/relationships/hyperlink" Target="https://aurora-universities.eu/resource/aurora-louis-competences-tool/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hyperlink" Target="https://www.educationnext.org/the-flipped-classroom/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24" Type="http://schemas.openxmlformats.org/officeDocument/2006/relationships/image" Target="media/image10.png"/><Relationship Id="rId32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hyperlink" Target="https://doi.org/10.3200/JEXE.75.3.203-220" TargetMode="External"/><Relationship Id="rId10" Type="http://schemas.microsoft.com/office/2011/relationships/commentsExtended" Target="commentsExtended.xml"/><Relationship Id="rId19" Type="http://schemas.openxmlformats.org/officeDocument/2006/relationships/image" Target="media/image5.png"/><Relationship Id="rId31" Type="http://schemas.microsoft.com/office/2011/relationships/people" Target="peop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yperlink" Target="https://classroom.github.com/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s://doi.org/10.1007/978-1-4419-1428-6_544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5e5bc43-2dac-4835-8ce4-587e5c5e926d" xsi:nil="true"/>
    <lcf76f155ced4ddcb4097134ff3c332f xmlns="7d9c238f-79fb-4933-8dc5-5ba314ff027f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A71ABAA6AB014AB1F5FEE4EC34AA40" ma:contentTypeVersion="17" ma:contentTypeDescription="Create a new document." ma:contentTypeScope="" ma:versionID="1b6c3368e62c04221c5fbfcc4c6bc9a1">
  <xsd:schema xmlns:xsd="http://www.w3.org/2001/XMLSchema" xmlns:xs="http://www.w3.org/2001/XMLSchema" xmlns:p="http://schemas.microsoft.com/office/2006/metadata/properties" xmlns:ns2="7d9c238f-79fb-4933-8dc5-5ba314ff027f" xmlns:ns3="15e5bc43-2dac-4835-8ce4-587e5c5e926d" targetNamespace="http://schemas.microsoft.com/office/2006/metadata/properties" ma:root="true" ma:fieldsID="c706b28fd5e3f19a7c14f4cd6a12857d" ns2:_="" ns3:_="">
    <xsd:import namespace="7d9c238f-79fb-4933-8dc5-5ba314ff027f"/>
    <xsd:import namespace="15e5bc43-2dac-4835-8ce4-587e5c5e92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9c238f-79fb-4933-8dc5-5ba314ff02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ea1d401-ac04-46f1-9878-c8838732bb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5bc43-2dac-4835-8ce4-587e5c5e9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57dc838-c1a0-47c2-8c5a-94e2ca86d6a7}" ma:internalName="TaxCatchAll" ma:showField="CatchAllData" ma:web="15e5bc43-2dac-4835-8ce4-587e5c5e9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8D72430-67B0-4DB1-8BC1-8BB59460435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DBCC71-12DB-4045-AFE2-40BE9E685C6F}">
  <ds:schemaRefs>
    <ds:schemaRef ds:uri="http://schemas.microsoft.com/office/2006/metadata/properties"/>
    <ds:schemaRef ds:uri="http://schemas.microsoft.com/office/infopath/2007/PartnerControls"/>
    <ds:schemaRef ds:uri="15e5bc43-2dac-4835-8ce4-587e5c5e926d"/>
    <ds:schemaRef ds:uri="7d9c238f-79fb-4933-8dc5-5ba314ff027f"/>
  </ds:schemaRefs>
</ds:datastoreItem>
</file>

<file path=customXml/itemProps3.xml><?xml version="1.0" encoding="utf-8"?>
<ds:datastoreItem xmlns:ds="http://schemas.openxmlformats.org/officeDocument/2006/customXml" ds:itemID="{094F7F47-C64A-4F81-B6E8-1A1DBFEAC6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9c238f-79fb-4933-8dc5-5ba314ff027f"/>
    <ds:schemaRef ds:uri="15e5bc43-2dac-4835-8ce4-587e5c5e9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12</Pages>
  <Words>4488</Words>
  <Characters>25585</Characters>
  <Application>Microsoft Office Word</Application>
  <DocSecurity>0</DocSecurity>
  <Lines>213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Harpa Dögg Fríðudóttir - HI</cp:lastModifiedBy>
  <cp:revision>73</cp:revision>
  <dcterms:created xsi:type="dcterms:W3CDTF">2025-11-19T08:25:00Z</dcterms:created>
  <dcterms:modified xsi:type="dcterms:W3CDTF">2025-12-12T15:15:00Z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2025-11-19T00:00:00Z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pdfTeX-1.40.26</vt:lpwstr>
  </property>
  <property fmtid="{D5CDD505-2E9C-101B-9397-08002B2CF9AE}" pid="7" name="ContentTypeId">
    <vt:lpwstr>0x01010054A71ABAA6AB014AB1F5FEE4EC34AA40</vt:lpwstr>
  </property>
  <property fmtid="{D5CDD505-2E9C-101B-9397-08002B2CF9AE}" pid="8" name="MediaServiceImageTags">
    <vt:lpwstr/>
  </property>
</Properties>
</file>